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814414" w14:textId="5E17A1BE" w:rsidR="00E03083" w:rsidRDefault="00E03083" w:rsidP="0012700F">
      <w:pPr>
        <w:rPr>
          <w:b/>
          <w:bCs/>
          <w:sz w:val="44"/>
          <w:szCs w:val="44"/>
        </w:rPr>
      </w:pPr>
      <w:r w:rsidRPr="0012700F">
        <w:rPr>
          <w:b/>
          <w:bCs/>
          <w:sz w:val="44"/>
          <w:szCs w:val="44"/>
        </w:rPr>
        <w:t>RStudio</w:t>
      </w:r>
      <w:r w:rsidR="0012700F">
        <w:rPr>
          <w:b/>
          <w:bCs/>
          <w:sz w:val="44"/>
          <w:szCs w:val="44"/>
        </w:rPr>
        <w:t xml:space="preserve"> Basic</w:t>
      </w:r>
      <w:r w:rsidR="000C21D9">
        <w:rPr>
          <w:b/>
          <w:bCs/>
          <w:sz w:val="44"/>
          <w:szCs w:val="44"/>
        </w:rPr>
        <w:t xml:space="preserve"> Usage</w:t>
      </w:r>
    </w:p>
    <w:p w14:paraId="4F4372E3" w14:textId="6019A086" w:rsidR="00521D83" w:rsidRPr="009D6260" w:rsidRDefault="009D6260" w:rsidP="0012700F">
      <w:pPr>
        <w:rPr>
          <w:b/>
          <w:bCs/>
          <w:sz w:val="16"/>
          <w:szCs w:val="16"/>
        </w:rPr>
      </w:pPr>
      <w:r>
        <w:rPr>
          <w:b/>
          <w:bCs/>
          <w:sz w:val="16"/>
          <w:szCs w:val="16"/>
        </w:rPr>
        <w:t>Updated 2025.10.27</w:t>
      </w:r>
    </w:p>
    <w:p w14:paraId="0F4CD46A" w14:textId="77777777" w:rsidR="00960730" w:rsidRDefault="00960730" w:rsidP="0012700F">
      <w:pPr>
        <w:rPr>
          <w:b/>
          <w:bCs/>
        </w:rPr>
      </w:pPr>
    </w:p>
    <w:p w14:paraId="0D345E0C" w14:textId="5540E974" w:rsidR="000C21D9" w:rsidRDefault="000C21D9" w:rsidP="0012700F">
      <w:pPr>
        <w:pStyle w:val="ListParagraph"/>
        <w:numPr>
          <w:ilvl w:val="0"/>
          <w:numId w:val="5"/>
        </w:numPr>
        <w:ind w:left="0" w:firstLine="0"/>
        <w:rPr>
          <w:b/>
          <w:bCs/>
          <w:sz w:val="28"/>
          <w:szCs w:val="28"/>
        </w:rPr>
      </w:pPr>
      <w:r>
        <w:rPr>
          <w:b/>
          <w:bCs/>
          <w:sz w:val="28"/>
          <w:szCs w:val="28"/>
        </w:rPr>
        <w:t>The interface</w:t>
      </w:r>
    </w:p>
    <w:p w14:paraId="27C8CDE1" w14:textId="319D19A2" w:rsidR="000C21D9" w:rsidRDefault="000C21D9" w:rsidP="000C21D9">
      <w:pPr>
        <w:pStyle w:val="ListParagraph"/>
        <w:ind w:left="0"/>
        <w:rPr>
          <w:szCs w:val="22"/>
        </w:rPr>
      </w:pPr>
      <w:r>
        <w:rPr>
          <w:szCs w:val="22"/>
        </w:rPr>
        <w:t>The RStudio interface has 4 main windows that are preconfigured out of the box. Before you create or open a file, there will be only 3 showing. The left side will show the Console pane</w:t>
      </w:r>
      <w:r w:rsidR="00132ED2">
        <w:rPr>
          <w:szCs w:val="22"/>
        </w:rPr>
        <w:t>,</w:t>
      </w:r>
      <w:r>
        <w:rPr>
          <w:szCs w:val="22"/>
        </w:rPr>
        <w:t xml:space="preserve"> the top right will be the </w:t>
      </w:r>
      <w:r w:rsidR="00132ED2">
        <w:rPr>
          <w:szCs w:val="22"/>
        </w:rPr>
        <w:t>E</w:t>
      </w:r>
      <w:r>
        <w:rPr>
          <w:szCs w:val="22"/>
        </w:rPr>
        <w:t xml:space="preserve">nvironment pane, and </w:t>
      </w:r>
      <w:r w:rsidR="00132ED2">
        <w:rPr>
          <w:szCs w:val="22"/>
        </w:rPr>
        <w:t>bottom right will be the Directory pane. Once you open or create a file, it will open on the top left (Source pane</w:t>
      </w:r>
      <w:proofErr w:type="gramStart"/>
      <w:r w:rsidR="00132ED2">
        <w:rPr>
          <w:szCs w:val="22"/>
        </w:rPr>
        <w:t>)</w:t>
      </w:r>
      <w:proofErr w:type="gramEnd"/>
      <w:r w:rsidR="0032494F">
        <w:rPr>
          <w:szCs w:val="22"/>
        </w:rPr>
        <w:t xml:space="preserve"> </w:t>
      </w:r>
      <w:r w:rsidR="00132ED2">
        <w:rPr>
          <w:szCs w:val="22"/>
        </w:rPr>
        <w:t xml:space="preserve">and the console will be on the bottom left. </w:t>
      </w:r>
    </w:p>
    <w:p w14:paraId="5D00A501" w14:textId="77777777" w:rsidR="00132ED2" w:rsidRDefault="00132ED2" w:rsidP="000C21D9">
      <w:pPr>
        <w:pStyle w:val="ListParagraph"/>
        <w:ind w:left="0"/>
        <w:rPr>
          <w:b/>
          <w:bCs/>
          <w:szCs w:val="22"/>
        </w:rPr>
      </w:pPr>
    </w:p>
    <w:p w14:paraId="42987B90" w14:textId="6EC90A7E" w:rsidR="00132ED2" w:rsidRDefault="00132ED2" w:rsidP="000C21D9">
      <w:pPr>
        <w:pStyle w:val="ListParagraph"/>
        <w:ind w:left="0"/>
        <w:rPr>
          <w:b/>
          <w:bCs/>
          <w:szCs w:val="22"/>
          <w:u w:val="single"/>
        </w:rPr>
      </w:pPr>
      <w:r w:rsidRPr="00132ED2">
        <w:rPr>
          <w:b/>
          <w:bCs/>
          <w:szCs w:val="22"/>
          <w:u w:val="single"/>
        </w:rPr>
        <w:t>Source Pane</w:t>
      </w:r>
    </w:p>
    <w:p w14:paraId="360D6FE4" w14:textId="77777777" w:rsidR="00132ED2" w:rsidRDefault="00132ED2" w:rsidP="000C21D9">
      <w:pPr>
        <w:pStyle w:val="ListParagraph"/>
        <w:ind w:left="0"/>
        <w:rPr>
          <w:szCs w:val="22"/>
        </w:rPr>
      </w:pPr>
      <w:r>
        <w:rPr>
          <w:szCs w:val="22"/>
        </w:rPr>
        <w:t>This is the R/</w:t>
      </w:r>
      <w:proofErr w:type="spellStart"/>
      <w:r>
        <w:rPr>
          <w:szCs w:val="22"/>
        </w:rPr>
        <w:t>Rmd</w:t>
      </w:r>
      <w:proofErr w:type="spellEnd"/>
      <w:r>
        <w:rPr>
          <w:szCs w:val="22"/>
        </w:rPr>
        <w:t xml:space="preserve"> file you will be working in. This is where you primarily work with R.</w:t>
      </w:r>
    </w:p>
    <w:p w14:paraId="2399BE0D" w14:textId="77777777" w:rsidR="00132ED2" w:rsidRDefault="00132ED2" w:rsidP="000C21D9">
      <w:pPr>
        <w:pStyle w:val="ListParagraph"/>
        <w:ind w:left="0"/>
        <w:rPr>
          <w:szCs w:val="22"/>
        </w:rPr>
      </w:pPr>
    </w:p>
    <w:p w14:paraId="0CDE3CCC" w14:textId="6CDFB6C4" w:rsidR="00132ED2" w:rsidRDefault="00132ED2" w:rsidP="000C21D9">
      <w:pPr>
        <w:pStyle w:val="ListParagraph"/>
        <w:ind w:left="0"/>
        <w:rPr>
          <w:szCs w:val="22"/>
        </w:rPr>
      </w:pPr>
      <w:r>
        <w:rPr>
          <w:b/>
          <w:bCs/>
          <w:szCs w:val="22"/>
          <w:u w:val="single"/>
        </w:rPr>
        <w:t>Console Pane</w:t>
      </w:r>
    </w:p>
    <w:p w14:paraId="0A65CC36" w14:textId="02DBCE07" w:rsidR="00132ED2" w:rsidRDefault="00132ED2" w:rsidP="000C21D9">
      <w:pPr>
        <w:pStyle w:val="ListParagraph"/>
        <w:ind w:left="0"/>
        <w:rPr>
          <w:szCs w:val="22"/>
        </w:rPr>
      </w:pPr>
      <w:r>
        <w:rPr>
          <w:szCs w:val="22"/>
        </w:rPr>
        <w:t xml:space="preserve">This is where base R shows up. If you were to work with </w:t>
      </w:r>
      <w:proofErr w:type="spellStart"/>
      <w:r>
        <w:rPr>
          <w:szCs w:val="22"/>
        </w:rPr>
        <w:t>R</w:t>
      </w:r>
      <w:proofErr w:type="spellEnd"/>
      <w:r>
        <w:rPr>
          <w:szCs w:val="22"/>
        </w:rPr>
        <w:t xml:space="preserve"> without an IDE, this is what it would be like. You can still interact with R directly here. Whatever run in the R console will run and render to the </w:t>
      </w:r>
      <w:proofErr w:type="gramStart"/>
      <w:r>
        <w:rPr>
          <w:szCs w:val="22"/>
        </w:rPr>
        <w:t>environment</w:t>
      </w:r>
      <w:proofErr w:type="gramEnd"/>
      <w:r>
        <w:rPr>
          <w:szCs w:val="22"/>
        </w:rPr>
        <w:t xml:space="preserve"> but it will not be reflected in the Source Pane. Thus, if you make changes to an object here, it will not be recorded in the script.</w:t>
      </w:r>
    </w:p>
    <w:p w14:paraId="331CD9A3" w14:textId="77777777" w:rsidR="00132ED2" w:rsidRDefault="00132ED2" w:rsidP="000C21D9">
      <w:pPr>
        <w:pStyle w:val="ListParagraph"/>
        <w:ind w:left="0"/>
        <w:rPr>
          <w:szCs w:val="22"/>
        </w:rPr>
      </w:pPr>
    </w:p>
    <w:p w14:paraId="51BD7C43" w14:textId="1CA52AAE" w:rsidR="00132ED2" w:rsidRDefault="00132ED2" w:rsidP="000C21D9">
      <w:pPr>
        <w:pStyle w:val="ListParagraph"/>
        <w:ind w:left="0"/>
        <w:rPr>
          <w:b/>
          <w:bCs/>
          <w:szCs w:val="22"/>
          <w:u w:val="single"/>
        </w:rPr>
      </w:pPr>
      <w:r>
        <w:rPr>
          <w:b/>
          <w:bCs/>
          <w:szCs w:val="22"/>
          <w:u w:val="single"/>
        </w:rPr>
        <w:t>Environment Pane</w:t>
      </w:r>
    </w:p>
    <w:p w14:paraId="7EF4C6B9" w14:textId="76A5FB5A" w:rsidR="00132ED2" w:rsidRDefault="00132ED2" w:rsidP="000C21D9">
      <w:pPr>
        <w:pStyle w:val="ListParagraph"/>
        <w:ind w:left="0"/>
        <w:rPr>
          <w:szCs w:val="22"/>
        </w:rPr>
      </w:pPr>
      <w:r>
        <w:rPr>
          <w:szCs w:val="22"/>
        </w:rPr>
        <w:t>The Environment Pane shows what is included in your environment. If a dataset is imported in as an object, it shows up here. You can click on the things listed to see more information about them.</w:t>
      </w:r>
    </w:p>
    <w:p w14:paraId="5AF3FB6C" w14:textId="77777777" w:rsidR="00132ED2" w:rsidRDefault="00132ED2" w:rsidP="000C21D9">
      <w:pPr>
        <w:pStyle w:val="ListParagraph"/>
        <w:ind w:left="0"/>
        <w:rPr>
          <w:szCs w:val="22"/>
        </w:rPr>
      </w:pPr>
    </w:p>
    <w:p w14:paraId="14D94B2B" w14:textId="73733B00" w:rsidR="00132ED2" w:rsidRDefault="00132ED2" w:rsidP="000C21D9">
      <w:pPr>
        <w:pStyle w:val="ListParagraph"/>
        <w:ind w:left="0"/>
        <w:rPr>
          <w:b/>
          <w:bCs/>
          <w:szCs w:val="22"/>
          <w:u w:val="single"/>
        </w:rPr>
      </w:pPr>
      <w:r>
        <w:rPr>
          <w:b/>
          <w:bCs/>
          <w:szCs w:val="22"/>
          <w:u w:val="single"/>
        </w:rPr>
        <w:t>Directory Pane</w:t>
      </w:r>
    </w:p>
    <w:p w14:paraId="15C83E41" w14:textId="258BD09A" w:rsidR="00132ED2" w:rsidRDefault="00132ED2" w:rsidP="000C21D9">
      <w:pPr>
        <w:pStyle w:val="ListParagraph"/>
        <w:ind w:left="0"/>
        <w:rPr>
          <w:szCs w:val="22"/>
        </w:rPr>
      </w:pPr>
      <w:r>
        <w:rPr>
          <w:szCs w:val="22"/>
        </w:rPr>
        <w:t>The</w:t>
      </w:r>
      <w:r w:rsidR="00521D83">
        <w:rPr>
          <w:szCs w:val="22"/>
        </w:rPr>
        <w:t xml:space="preserve"> default tab of the</w:t>
      </w:r>
      <w:r>
        <w:rPr>
          <w:szCs w:val="22"/>
        </w:rPr>
        <w:t xml:space="preserve"> Directory Pane </w:t>
      </w:r>
      <w:r w:rsidR="00521D83">
        <w:rPr>
          <w:szCs w:val="22"/>
        </w:rPr>
        <w:t xml:space="preserve">is the Files tab which </w:t>
      </w:r>
      <w:r>
        <w:rPr>
          <w:szCs w:val="22"/>
        </w:rPr>
        <w:t>simply shows the contents of your directory</w:t>
      </w:r>
      <w:r w:rsidR="00521D83">
        <w:rPr>
          <w:szCs w:val="22"/>
        </w:rPr>
        <w:t xml:space="preserve">. You can also move around into other directories here. This pane also contains many other tabs: </w:t>
      </w:r>
    </w:p>
    <w:p w14:paraId="37708F10" w14:textId="06598324" w:rsidR="00521D83" w:rsidRDefault="00521D83" w:rsidP="00521D83">
      <w:pPr>
        <w:pStyle w:val="ListParagraph"/>
        <w:numPr>
          <w:ilvl w:val="0"/>
          <w:numId w:val="10"/>
        </w:numPr>
        <w:rPr>
          <w:szCs w:val="22"/>
        </w:rPr>
      </w:pPr>
      <w:r>
        <w:rPr>
          <w:szCs w:val="22"/>
        </w:rPr>
        <w:t>Plots – which will render plots run in an R Script. If plots are run in a Markdown, they appear in the Source pane below the chunk that generated them.</w:t>
      </w:r>
    </w:p>
    <w:p w14:paraId="6CE8076A" w14:textId="5C20F83D" w:rsidR="00521D83" w:rsidRDefault="00521D83" w:rsidP="00521D83">
      <w:pPr>
        <w:pStyle w:val="ListParagraph"/>
        <w:numPr>
          <w:ilvl w:val="0"/>
          <w:numId w:val="10"/>
        </w:numPr>
        <w:rPr>
          <w:szCs w:val="22"/>
        </w:rPr>
      </w:pPr>
      <w:r>
        <w:rPr>
          <w:szCs w:val="22"/>
        </w:rPr>
        <w:t>Packages – shows the R packages that are available and which ones are loaded.</w:t>
      </w:r>
    </w:p>
    <w:p w14:paraId="6F141D7E" w14:textId="35D6B99F" w:rsidR="00521D83" w:rsidRDefault="00521D83" w:rsidP="00521D83">
      <w:pPr>
        <w:pStyle w:val="ListParagraph"/>
        <w:numPr>
          <w:ilvl w:val="0"/>
          <w:numId w:val="10"/>
        </w:numPr>
        <w:rPr>
          <w:szCs w:val="22"/>
        </w:rPr>
      </w:pPr>
      <w:r>
        <w:rPr>
          <w:szCs w:val="22"/>
        </w:rPr>
        <w:t>Help – you can search for documentation to any R package here.</w:t>
      </w:r>
    </w:p>
    <w:p w14:paraId="2BF38110" w14:textId="77777777" w:rsidR="00521D83" w:rsidRDefault="00521D83" w:rsidP="00521D83">
      <w:pPr>
        <w:rPr>
          <w:szCs w:val="22"/>
        </w:rPr>
      </w:pPr>
    </w:p>
    <w:p w14:paraId="7CE485E9" w14:textId="3D1DC037" w:rsidR="00521D83" w:rsidRDefault="00521D83" w:rsidP="00521D83">
      <w:pPr>
        <w:rPr>
          <w:szCs w:val="22"/>
        </w:rPr>
      </w:pPr>
      <w:r>
        <w:rPr>
          <w:szCs w:val="22"/>
        </w:rPr>
        <w:t xml:space="preserve">The layout can be configured by selecting </w:t>
      </w:r>
      <w:r>
        <w:rPr>
          <w:b/>
          <w:bCs/>
          <w:szCs w:val="22"/>
        </w:rPr>
        <w:t>Panes</w:t>
      </w:r>
      <w:r>
        <w:rPr>
          <w:szCs w:val="22"/>
        </w:rPr>
        <w:t xml:space="preserve"> in the </w:t>
      </w:r>
      <w:r>
        <w:rPr>
          <w:b/>
          <w:bCs/>
          <w:szCs w:val="22"/>
        </w:rPr>
        <w:t xml:space="preserve">View </w:t>
      </w:r>
      <w:r>
        <w:rPr>
          <w:szCs w:val="22"/>
        </w:rPr>
        <w:t>tab in the RStudio banner.</w:t>
      </w:r>
    </w:p>
    <w:p w14:paraId="42FD0BC2" w14:textId="77777777" w:rsidR="00521D83" w:rsidRPr="00521D83" w:rsidRDefault="00521D83" w:rsidP="00521D83">
      <w:pPr>
        <w:rPr>
          <w:szCs w:val="22"/>
        </w:rPr>
      </w:pPr>
    </w:p>
    <w:p w14:paraId="6D0F83B7" w14:textId="4BA4D2B6" w:rsidR="00E03083" w:rsidRPr="001A3CCB" w:rsidRDefault="00E03083" w:rsidP="0012700F">
      <w:pPr>
        <w:pStyle w:val="ListParagraph"/>
        <w:numPr>
          <w:ilvl w:val="0"/>
          <w:numId w:val="5"/>
        </w:numPr>
        <w:ind w:left="0" w:firstLine="0"/>
        <w:rPr>
          <w:b/>
          <w:bCs/>
          <w:sz w:val="28"/>
          <w:szCs w:val="28"/>
        </w:rPr>
      </w:pPr>
      <w:r w:rsidRPr="001A3CCB">
        <w:rPr>
          <w:b/>
          <w:bCs/>
          <w:sz w:val="28"/>
          <w:szCs w:val="28"/>
        </w:rPr>
        <w:t>Creating a new project</w:t>
      </w:r>
    </w:p>
    <w:p w14:paraId="6280ACA2" w14:textId="255F5D31" w:rsidR="00E03083" w:rsidRDefault="00E03083" w:rsidP="0012700F">
      <w:pPr>
        <w:pStyle w:val="ListParagraph"/>
        <w:numPr>
          <w:ilvl w:val="0"/>
          <w:numId w:val="1"/>
        </w:numPr>
        <w:ind w:left="0" w:firstLine="0"/>
      </w:pPr>
      <w:r>
        <w:t>Open up RStudio.</w:t>
      </w:r>
    </w:p>
    <w:p w14:paraId="7C2E9DF2" w14:textId="6E28E1FD" w:rsidR="00521D83" w:rsidRDefault="00E03083" w:rsidP="00521D83">
      <w:pPr>
        <w:pStyle w:val="ListParagraph"/>
        <w:numPr>
          <w:ilvl w:val="0"/>
          <w:numId w:val="1"/>
        </w:numPr>
        <w:ind w:left="0" w:firstLine="0"/>
      </w:pPr>
      <w:r>
        <w:t xml:space="preserve">In the top right of the interface, select the </w:t>
      </w:r>
      <w:r>
        <w:rPr>
          <w:b/>
          <w:bCs/>
        </w:rPr>
        <w:t>Project (None)</w:t>
      </w:r>
      <w:r>
        <w:t xml:space="preserve"> dropdown and select </w:t>
      </w:r>
      <w:r>
        <w:rPr>
          <w:b/>
          <w:bCs/>
        </w:rPr>
        <w:t>New Project…</w:t>
      </w:r>
    </w:p>
    <w:p w14:paraId="14CA1489" w14:textId="77777777" w:rsidR="00521D83" w:rsidRPr="0063113B" w:rsidRDefault="00521D83" w:rsidP="00521D83">
      <w:pPr>
        <w:pStyle w:val="ListParagraph"/>
        <w:ind w:left="0"/>
      </w:pPr>
    </w:p>
    <w:p w14:paraId="74197652" w14:textId="6D7FCB67" w:rsidR="0063113B" w:rsidRPr="00E03083" w:rsidRDefault="0063113B" w:rsidP="0012700F">
      <w:r>
        <w:t>(</w:t>
      </w:r>
      <w:proofErr w:type="gramStart"/>
      <w:r>
        <w:t>if</w:t>
      </w:r>
      <w:proofErr w:type="gramEnd"/>
      <w:r>
        <w:t xml:space="preserve"> you are already working in project, the dropdown tab will be title with the name of the project you’re working in. If you want to start a new project, you’ll have to close the project in the dropdown menu.)</w:t>
      </w:r>
    </w:p>
    <w:p w14:paraId="174DDB66" w14:textId="49CB6E8D" w:rsidR="00E03083" w:rsidRDefault="00E03083" w:rsidP="0012700F">
      <w:pPr>
        <w:rPr>
          <w:b/>
          <w:bCs/>
        </w:rPr>
      </w:pPr>
      <w:r>
        <w:rPr>
          <w:b/>
          <w:bCs/>
          <w:noProof/>
        </w:rPr>
        <w:lastRenderedPageBreak/>
        <mc:AlternateContent>
          <mc:Choice Requires="wps">
            <w:drawing>
              <wp:anchor distT="0" distB="0" distL="114300" distR="114300" simplePos="0" relativeHeight="251660288" behindDoc="0" locked="0" layoutInCell="1" allowOverlap="1" wp14:anchorId="0F4CE272" wp14:editId="57741865">
                <wp:simplePos x="0" y="0"/>
                <wp:positionH relativeFrom="column">
                  <wp:posOffset>4381500</wp:posOffset>
                </wp:positionH>
                <wp:positionV relativeFrom="paragraph">
                  <wp:posOffset>55880</wp:posOffset>
                </wp:positionV>
                <wp:extent cx="299720" cy="222885"/>
                <wp:effectExtent l="0" t="12700" r="30480" b="31115"/>
                <wp:wrapNone/>
                <wp:docPr id="223289356" name="Right Arrow 2"/>
                <wp:cNvGraphicFramePr/>
                <a:graphic xmlns:a="http://schemas.openxmlformats.org/drawingml/2006/main">
                  <a:graphicData uri="http://schemas.microsoft.com/office/word/2010/wordprocessingShape">
                    <wps:wsp>
                      <wps:cNvSpPr/>
                      <wps:spPr>
                        <a:xfrm>
                          <a:off x="0" y="0"/>
                          <a:ext cx="299720" cy="222885"/>
                        </a:xfrm>
                        <a:prstGeom prst="rightArrow">
                          <a:avLst/>
                        </a:prstGeom>
                        <a:solidFill>
                          <a:srgbClr val="EE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0B2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345pt;margin-top:4.4pt;width:23.6pt;height:1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" adj="13569" fillcolor="#e00" strokecolor="black [3213]" strokeweight="1pt"/>
            </w:pict>
          </mc:Fallback>
        </mc:AlternateContent>
      </w:r>
      <w:r w:rsidRPr="00E03083">
        <w:rPr>
          <w:b/>
          <w:bCs/>
          <w:noProof/>
        </w:rPr>
        <w:drawing>
          <wp:inline distT="0" distB="0" distL="0" distR="0" wp14:anchorId="052B44ED" wp14:editId="1BD8B38F">
            <wp:extent cx="5943600" cy="3592195"/>
            <wp:effectExtent l="0" t="0" r="0" b="0"/>
            <wp:docPr id="1006662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2562" name="Picture 1" descr="A screenshot of a computer&#10;&#10;AI-generated content may be incorrect."/>
                    <pic:cNvPicPr/>
                  </pic:nvPicPr>
                  <pic:blipFill>
                    <a:blip r:embed="rId5"/>
                    <a:stretch>
                      <a:fillRect/>
                    </a:stretch>
                  </pic:blipFill>
                  <pic:spPr>
                    <a:xfrm>
                      <a:off x="0" y="0"/>
                      <a:ext cx="5943600" cy="3592195"/>
                    </a:xfrm>
                    <a:prstGeom prst="rect">
                      <a:avLst/>
                    </a:prstGeom>
                  </pic:spPr>
                </pic:pic>
              </a:graphicData>
            </a:graphic>
          </wp:inline>
        </w:drawing>
      </w:r>
    </w:p>
    <w:p w14:paraId="569FEB4E" w14:textId="77777777" w:rsidR="00521D83" w:rsidRDefault="00521D83" w:rsidP="0012700F">
      <w:pPr>
        <w:rPr>
          <w:b/>
          <w:bCs/>
        </w:rPr>
      </w:pPr>
    </w:p>
    <w:p w14:paraId="21CDBC2D" w14:textId="43C41637" w:rsidR="0063113B" w:rsidRDefault="0063113B" w:rsidP="0012700F">
      <w:pPr>
        <w:pStyle w:val="ListParagraph"/>
        <w:numPr>
          <w:ilvl w:val="0"/>
          <w:numId w:val="1"/>
        </w:numPr>
        <w:ind w:left="0" w:firstLine="0"/>
        <w:rPr>
          <w:b/>
          <w:bCs/>
        </w:rPr>
      </w:pPr>
      <w:r>
        <w:t xml:space="preserve">In the “New Project Wizard” box that opens, select </w:t>
      </w:r>
      <w:r w:rsidRPr="0063113B">
        <w:rPr>
          <w:b/>
          <w:bCs/>
        </w:rPr>
        <w:t>New Directory</w:t>
      </w:r>
    </w:p>
    <w:p w14:paraId="75C0B2FA" w14:textId="53D9093B" w:rsidR="0063113B" w:rsidRDefault="0063113B" w:rsidP="0012700F">
      <w:pPr>
        <w:pStyle w:val="ListParagraph"/>
        <w:numPr>
          <w:ilvl w:val="0"/>
          <w:numId w:val="1"/>
        </w:numPr>
        <w:ind w:left="0" w:firstLine="0"/>
        <w:rPr>
          <w:b/>
          <w:bCs/>
        </w:rPr>
      </w:pPr>
      <w:r>
        <w:t xml:space="preserve">Then select </w:t>
      </w:r>
      <w:r>
        <w:rPr>
          <w:b/>
          <w:bCs/>
        </w:rPr>
        <w:t>New Project</w:t>
      </w:r>
    </w:p>
    <w:p w14:paraId="70939C14" w14:textId="3AB00831" w:rsidR="0063113B" w:rsidRDefault="0012700F" w:rsidP="0012700F">
      <w:pPr>
        <w:pStyle w:val="ListParagraph"/>
        <w:numPr>
          <w:ilvl w:val="0"/>
          <w:numId w:val="1"/>
        </w:numPr>
        <w:ind w:left="0" w:firstLine="0"/>
        <w:rPr>
          <w:b/>
          <w:bCs/>
        </w:rPr>
      </w:pPr>
      <w:r w:rsidRPr="00960730">
        <w:rPr>
          <w:b/>
          <w:bCs/>
          <w:noProof/>
        </w:rPr>
        <w:drawing>
          <wp:anchor distT="0" distB="0" distL="114300" distR="114300" simplePos="0" relativeHeight="251663360" behindDoc="0" locked="0" layoutInCell="1" allowOverlap="1" wp14:anchorId="1309464D" wp14:editId="562E1B2D">
            <wp:simplePos x="0" y="0"/>
            <wp:positionH relativeFrom="column">
              <wp:posOffset>4511040</wp:posOffset>
            </wp:positionH>
            <wp:positionV relativeFrom="paragraph">
              <wp:posOffset>444500</wp:posOffset>
            </wp:positionV>
            <wp:extent cx="2255520" cy="1621155"/>
            <wp:effectExtent l="0" t="0" r="5080" b="4445"/>
            <wp:wrapThrough wrapText="bothSides">
              <wp:wrapPolygon edited="0">
                <wp:start x="0" y="0"/>
                <wp:lineTo x="0" y="21490"/>
                <wp:lineTo x="21527" y="21490"/>
                <wp:lineTo x="21527" y="0"/>
                <wp:lineTo x="0" y="0"/>
              </wp:wrapPolygon>
            </wp:wrapThrough>
            <wp:docPr id="1339781760" name="Picture 1" descr="A screenshot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81760" name="Picture 1" descr="A screenshot of a software projec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621155"/>
                    </a:xfrm>
                    <a:prstGeom prst="rect">
                      <a:avLst/>
                    </a:prstGeom>
                  </pic:spPr>
                </pic:pic>
              </a:graphicData>
            </a:graphic>
            <wp14:sizeRelH relativeFrom="page">
              <wp14:pctWidth>0</wp14:pctWidth>
            </wp14:sizeRelH>
            <wp14:sizeRelV relativeFrom="page">
              <wp14:pctHeight>0</wp14:pctHeight>
            </wp14:sizeRelV>
          </wp:anchor>
        </w:drawing>
      </w:r>
      <w:r w:rsidRPr="0063113B">
        <w:rPr>
          <w:b/>
          <w:bCs/>
          <w:noProof/>
        </w:rPr>
        <w:drawing>
          <wp:anchor distT="0" distB="0" distL="114300" distR="114300" simplePos="0" relativeHeight="251661312" behindDoc="0" locked="0" layoutInCell="1" allowOverlap="1" wp14:anchorId="1B20A89D" wp14:editId="36B5C224">
            <wp:simplePos x="0" y="0"/>
            <wp:positionH relativeFrom="column">
              <wp:posOffset>-820420</wp:posOffset>
            </wp:positionH>
            <wp:positionV relativeFrom="paragraph">
              <wp:posOffset>438785</wp:posOffset>
            </wp:positionV>
            <wp:extent cx="2269490" cy="1640205"/>
            <wp:effectExtent l="0" t="0" r="3810" b="0"/>
            <wp:wrapThrough wrapText="bothSides">
              <wp:wrapPolygon edited="0">
                <wp:start x="0" y="0"/>
                <wp:lineTo x="0" y="21408"/>
                <wp:lineTo x="21515" y="21408"/>
                <wp:lineTo x="21515" y="0"/>
                <wp:lineTo x="0" y="0"/>
              </wp:wrapPolygon>
            </wp:wrapThrough>
            <wp:docPr id="1030073936" name="Picture 1" descr="A screenshot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73936" name="Picture 1" descr="A screenshot of a software projec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9490" cy="1640205"/>
                    </a:xfrm>
                    <a:prstGeom prst="rect">
                      <a:avLst/>
                    </a:prstGeom>
                  </pic:spPr>
                </pic:pic>
              </a:graphicData>
            </a:graphic>
            <wp14:sizeRelH relativeFrom="page">
              <wp14:pctWidth>0</wp14:pctWidth>
            </wp14:sizeRelH>
            <wp14:sizeRelV relativeFrom="page">
              <wp14:pctHeight>0</wp14:pctHeight>
            </wp14:sizeRelV>
          </wp:anchor>
        </w:drawing>
      </w:r>
      <w:r>
        <w:rPr>
          <w:b/>
          <w:bCs/>
          <w:noProof/>
        </w:rPr>
        <mc:AlternateContent>
          <mc:Choice Requires="wps">
            <w:drawing>
              <wp:anchor distT="0" distB="0" distL="114300" distR="114300" simplePos="0" relativeHeight="251664384" behindDoc="0" locked="0" layoutInCell="1" allowOverlap="1" wp14:anchorId="42D517FD" wp14:editId="75E5A462">
                <wp:simplePos x="0" y="0"/>
                <wp:positionH relativeFrom="column">
                  <wp:posOffset>1543050</wp:posOffset>
                </wp:positionH>
                <wp:positionV relativeFrom="paragraph">
                  <wp:posOffset>1014095</wp:posOffset>
                </wp:positionV>
                <wp:extent cx="213360" cy="484505"/>
                <wp:effectExtent l="0" t="25400" r="27940" b="36195"/>
                <wp:wrapNone/>
                <wp:docPr id="1991017610" name="Right Arrow 3"/>
                <wp:cNvGraphicFramePr/>
                <a:graphic xmlns:a="http://schemas.openxmlformats.org/drawingml/2006/main">
                  <a:graphicData uri="http://schemas.microsoft.com/office/word/2010/wordprocessingShape">
                    <wps:wsp>
                      <wps:cNvSpPr/>
                      <wps:spPr>
                        <a:xfrm>
                          <a:off x="0" y="0"/>
                          <a:ext cx="213360" cy="484505"/>
                        </a:xfrm>
                        <a:prstGeom prst="right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4E0BFB" id="Right Arrow 3" o:spid="_x0000_s1026" type="#_x0000_t13" style="position:absolute;margin-left:121.5pt;margin-top:79.85pt;width:16.8pt;height:38.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" adj="10800" fillcolor="#00b050" strokecolor="#030e13 [484]" strokeweight="1pt"/>
            </w:pict>
          </mc:Fallback>
        </mc:AlternateContent>
      </w:r>
      <w:r w:rsidRPr="0063113B">
        <w:rPr>
          <w:b/>
          <w:bCs/>
          <w:noProof/>
        </w:rPr>
        <w:drawing>
          <wp:anchor distT="0" distB="0" distL="114300" distR="114300" simplePos="0" relativeHeight="251662336" behindDoc="0" locked="0" layoutInCell="1" allowOverlap="1" wp14:anchorId="19AEF2FC" wp14:editId="41D580AA">
            <wp:simplePos x="0" y="0"/>
            <wp:positionH relativeFrom="column">
              <wp:posOffset>1850390</wp:posOffset>
            </wp:positionH>
            <wp:positionV relativeFrom="paragraph">
              <wp:posOffset>446405</wp:posOffset>
            </wp:positionV>
            <wp:extent cx="2256790" cy="1630045"/>
            <wp:effectExtent l="0" t="0" r="3810" b="0"/>
            <wp:wrapThrough wrapText="bothSides">
              <wp:wrapPolygon edited="0">
                <wp:start x="0" y="0"/>
                <wp:lineTo x="0" y="21373"/>
                <wp:lineTo x="21515" y="21373"/>
                <wp:lineTo x="21515" y="0"/>
                <wp:lineTo x="0" y="0"/>
              </wp:wrapPolygon>
            </wp:wrapThrough>
            <wp:docPr id="528891601"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91601" name="Picture 1" descr="A screenshot of a projec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6790" cy="1630045"/>
                    </a:xfrm>
                    <a:prstGeom prst="rect">
                      <a:avLst/>
                    </a:prstGeom>
                  </pic:spPr>
                </pic:pic>
              </a:graphicData>
            </a:graphic>
            <wp14:sizeRelH relativeFrom="page">
              <wp14:pctWidth>0</wp14:pctWidth>
            </wp14:sizeRelH>
            <wp14:sizeRelV relativeFrom="page">
              <wp14:pctHeight>0</wp14:pctHeight>
            </wp14:sizeRelV>
          </wp:anchor>
        </w:drawing>
      </w:r>
      <w:r>
        <w:rPr>
          <w:b/>
          <w:bCs/>
          <w:noProof/>
        </w:rPr>
        <mc:AlternateContent>
          <mc:Choice Requires="wps">
            <w:drawing>
              <wp:anchor distT="0" distB="0" distL="114300" distR="114300" simplePos="0" relativeHeight="251666432" behindDoc="0" locked="0" layoutInCell="1" allowOverlap="1" wp14:anchorId="01D169E9" wp14:editId="05E0447B">
                <wp:simplePos x="0" y="0"/>
                <wp:positionH relativeFrom="column">
                  <wp:posOffset>4201160</wp:posOffset>
                </wp:positionH>
                <wp:positionV relativeFrom="paragraph">
                  <wp:posOffset>1014095</wp:posOffset>
                </wp:positionV>
                <wp:extent cx="213360" cy="484505"/>
                <wp:effectExtent l="0" t="25400" r="27940" b="36195"/>
                <wp:wrapNone/>
                <wp:docPr id="1030374620" name="Right Arrow 3"/>
                <wp:cNvGraphicFramePr/>
                <a:graphic xmlns:a="http://schemas.openxmlformats.org/drawingml/2006/main">
                  <a:graphicData uri="http://schemas.microsoft.com/office/word/2010/wordprocessingShape">
                    <wps:wsp>
                      <wps:cNvSpPr/>
                      <wps:spPr>
                        <a:xfrm>
                          <a:off x="0" y="0"/>
                          <a:ext cx="213360" cy="484505"/>
                        </a:xfrm>
                        <a:prstGeom prst="right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65B487" id="Right Arrow 3" o:spid="_x0000_s1026" type="#_x0000_t13" style="position:absolute;margin-left:330.8pt;margin-top:79.85pt;width:16.8pt;height:38.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" adj="10800" fillcolor="#00b050" strokecolor="#030e13 [484]" strokeweight="1pt"/>
            </w:pict>
          </mc:Fallback>
        </mc:AlternateContent>
      </w:r>
      <w:r w:rsidR="00960730">
        <w:t>Use the “browse” button to move to the main directory want to work in and provide a name for the new directory in the “Directory name:” box.</w:t>
      </w:r>
    </w:p>
    <w:p w14:paraId="24BD8D3A" w14:textId="12BB68CC" w:rsidR="0063113B" w:rsidRPr="0063113B" w:rsidRDefault="0063113B" w:rsidP="0012700F">
      <w:pPr>
        <w:pStyle w:val="ListParagraph"/>
        <w:ind w:left="0"/>
        <w:rPr>
          <w:b/>
          <w:bCs/>
        </w:rPr>
      </w:pPr>
      <w:r w:rsidRPr="0063113B">
        <w:rPr>
          <w:noProof/>
        </w:rPr>
        <w:t xml:space="preserve"> </w:t>
      </w:r>
    </w:p>
    <w:p w14:paraId="2417D644" w14:textId="55A9CA0C" w:rsidR="00960730" w:rsidRDefault="00960730" w:rsidP="0012700F">
      <w:r>
        <w:rPr>
          <w:b/>
          <w:bCs/>
        </w:rPr>
        <w:t xml:space="preserve">**NOTE: </w:t>
      </w:r>
      <w:r w:rsidRPr="00960730">
        <w:t xml:space="preserve">If you already have a directory where you have your data and that is where you want to work from, select </w:t>
      </w:r>
      <w:r>
        <w:rPr>
          <w:b/>
          <w:bCs/>
        </w:rPr>
        <w:t>Existing Directory</w:t>
      </w:r>
      <w:r>
        <w:t xml:space="preserve"> and then use the browse button to select the directory.</w:t>
      </w:r>
    </w:p>
    <w:p w14:paraId="684F447C" w14:textId="77777777" w:rsidR="0012700F" w:rsidRDefault="0012700F" w:rsidP="0012700F"/>
    <w:p w14:paraId="6ED57A30" w14:textId="3690F98A" w:rsidR="00960730" w:rsidRPr="001A3CCB" w:rsidRDefault="00960730" w:rsidP="0012700F">
      <w:pPr>
        <w:pStyle w:val="ListParagraph"/>
        <w:numPr>
          <w:ilvl w:val="0"/>
          <w:numId w:val="5"/>
        </w:numPr>
        <w:ind w:left="0" w:firstLine="0"/>
        <w:rPr>
          <w:b/>
          <w:bCs/>
          <w:sz w:val="28"/>
          <w:szCs w:val="28"/>
        </w:rPr>
      </w:pPr>
      <w:r w:rsidRPr="001A3CCB">
        <w:rPr>
          <w:b/>
          <w:bCs/>
          <w:sz w:val="28"/>
          <w:szCs w:val="28"/>
        </w:rPr>
        <w:t>Creating a new file</w:t>
      </w:r>
    </w:p>
    <w:p w14:paraId="1E12A17C" w14:textId="63C63096" w:rsidR="00960730" w:rsidRPr="001A3CCB" w:rsidRDefault="001A3CCB" w:rsidP="0012700F">
      <w:r w:rsidRPr="001A3CCB">
        <w:rPr>
          <w:noProof/>
        </w:rPr>
        <w:drawing>
          <wp:anchor distT="0" distB="0" distL="114300" distR="114300" simplePos="0" relativeHeight="251668480" behindDoc="0" locked="0" layoutInCell="1" allowOverlap="1" wp14:anchorId="170A80B5" wp14:editId="2B36301F">
            <wp:simplePos x="0" y="0"/>
            <wp:positionH relativeFrom="column">
              <wp:posOffset>5463540</wp:posOffset>
            </wp:positionH>
            <wp:positionV relativeFrom="paragraph">
              <wp:posOffset>189865</wp:posOffset>
            </wp:positionV>
            <wp:extent cx="280670" cy="182880"/>
            <wp:effectExtent l="0" t="0" r="0" b="0"/>
            <wp:wrapThrough wrapText="bothSides">
              <wp:wrapPolygon edited="1">
                <wp:start x="4789" y="5400"/>
                <wp:lineTo x="4789" y="15225"/>
                <wp:lineTo x="18179" y="15900"/>
                <wp:lineTo x="15736" y="5400"/>
                <wp:lineTo x="4789" y="5400"/>
              </wp:wrapPolygon>
            </wp:wrapThrough>
            <wp:docPr id="1666638541" name="Picture 1" descr="A white and green cross with black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38541" name="Picture 1" descr="A white and green cross with black arrow&#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670" cy="182880"/>
                    </a:xfrm>
                    <a:prstGeom prst="rect">
                      <a:avLst/>
                    </a:prstGeom>
                  </pic:spPr>
                </pic:pic>
              </a:graphicData>
            </a:graphic>
            <wp14:sizeRelH relativeFrom="page">
              <wp14:pctWidth>0</wp14:pctWidth>
            </wp14:sizeRelH>
            <wp14:sizeRelV relativeFrom="page">
              <wp14:pctHeight>0</wp14:pctHeight>
            </wp14:sizeRelV>
          </wp:anchor>
        </w:drawing>
      </w:r>
      <w:r w:rsidRPr="001A3CCB">
        <w:rPr>
          <w:noProof/>
        </w:rPr>
        <w:drawing>
          <wp:anchor distT="0" distB="0" distL="114300" distR="114300" simplePos="0" relativeHeight="251667456" behindDoc="0" locked="0" layoutInCell="1" allowOverlap="1" wp14:anchorId="566F4614" wp14:editId="7F93A0D0">
            <wp:simplePos x="0" y="0"/>
            <wp:positionH relativeFrom="column">
              <wp:posOffset>5509260</wp:posOffset>
            </wp:positionH>
            <wp:positionV relativeFrom="paragraph">
              <wp:posOffset>233680</wp:posOffset>
            </wp:positionV>
            <wp:extent cx="69850" cy="45085"/>
            <wp:effectExtent l="0" t="0" r="6350" b="5715"/>
            <wp:wrapThrough wrapText="bothSides">
              <wp:wrapPolygon edited="0">
                <wp:start x="0" y="0"/>
                <wp:lineTo x="0" y="18254"/>
                <wp:lineTo x="19636" y="18254"/>
                <wp:lineTo x="19636" y="0"/>
                <wp:lineTo x="0" y="0"/>
              </wp:wrapPolygon>
            </wp:wrapThrough>
            <wp:docPr id="951958544" name="Picture 1" descr="A white and green cross with black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8544" name="Picture 1" descr="A white and green cross with black arrow&#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flipH="1" flipV="1">
                      <a:off x="0" y="0"/>
                      <a:ext cx="69850" cy="45085"/>
                    </a:xfrm>
                    <a:prstGeom prst="rect">
                      <a:avLst/>
                    </a:prstGeom>
                  </pic:spPr>
                </pic:pic>
              </a:graphicData>
            </a:graphic>
            <wp14:sizeRelH relativeFrom="page">
              <wp14:pctWidth>0</wp14:pctWidth>
            </wp14:sizeRelH>
            <wp14:sizeRelV relativeFrom="page">
              <wp14:pctHeight>0</wp14:pctHeight>
            </wp14:sizeRelV>
          </wp:anchor>
        </w:drawing>
      </w:r>
      <w:proofErr w:type="gramStart"/>
      <w:r w:rsidR="00960730">
        <w:t>In order to</w:t>
      </w:r>
      <w:proofErr w:type="gramEnd"/>
      <w:r w:rsidR="00960730">
        <w:t xml:space="preserve"> work effectively work in RStudio, you will need to create a new working file or open an existing one. </w:t>
      </w:r>
      <w:r>
        <w:t xml:space="preserve">You can either select </w:t>
      </w:r>
      <w:r>
        <w:rPr>
          <w:b/>
          <w:bCs/>
        </w:rPr>
        <w:t>New File</w:t>
      </w:r>
      <w:r>
        <w:t xml:space="preserve"> from the </w:t>
      </w:r>
      <w:r>
        <w:rPr>
          <w:b/>
          <w:bCs/>
        </w:rPr>
        <w:t xml:space="preserve">File </w:t>
      </w:r>
      <w:r>
        <w:t xml:space="preserve">tab at the top or select the button at the top left. Select either </w:t>
      </w:r>
      <w:r>
        <w:rPr>
          <w:b/>
          <w:bCs/>
        </w:rPr>
        <w:t>R Script</w:t>
      </w:r>
      <w:r>
        <w:t xml:space="preserve">, </w:t>
      </w:r>
      <w:r>
        <w:rPr>
          <w:b/>
          <w:bCs/>
        </w:rPr>
        <w:t>R Notebook</w:t>
      </w:r>
      <w:r>
        <w:t xml:space="preserve">, or </w:t>
      </w:r>
      <w:r>
        <w:rPr>
          <w:b/>
          <w:bCs/>
        </w:rPr>
        <w:t>R Markdown..</w:t>
      </w:r>
      <w:r>
        <w:t>.</w:t>
      </w:r>
    </w:p>
    <w:p w14:paraId="1E9AEACC" w14:textId="091D2C45" w:rsidR="00E03083" w:rsidRPr="00E03083" w:rsidRDefault="00E03083" w:rsidP="0012700F"/>
    <w:p w14:paraId="64E1CA12" w14:textId="6D4C9E95" w:rsidR="00E03083" w:rsidRDefault="001A3CCB" w:rsidP="0012700F">
      <w:pPr>
        <w:rPr>
          <w:b/>
          <w:bCs/>
        </w:rPr>
      </w:pPr>
      <w:r>
        <w:rPr>
          <w:noProof/>
        </w:rPr>
        <w:lastRenderedPageBreak/>
        <mc:AlternateContent>
          <mc:Choice Requires="wps">
            <w:drawing>
              <wp:anchor distT="0" distB="0" distL="114300" distR="114300" simplePos="0" relativeHeight="251673600" behindDoc="0" locked="0" layoutInCell="1" allowOverlap="1" wp14:anchorId="2F6CA295" wp14:editId="76F89E4F">
                <wp:simplePos x="0" y="0"/>
                <wp:positionH relativeFrom="column">
                  <wp:posOffset>525780</wp:posOffset>
                </wp:positionH>
                <wp:positionV relativeFrom="paragraph">
                  <wp:posOffset>728345</wp:posOffset>
                </wp:positionV>
                <wp:extent cx="535940" cy="187960"/>
                <wp:effectExtent l="12700" t="38100" r="10160" b="15240"/>
                <wp:wrapNone/>
                <wp:docPr id="980805603" name="Straight Arrow Connector 4"/>
                <wp:cNvGraphicFramePr/>
                <a:graphic xmlns:a="http://schemas.openxmlformats.org/drawingml/2006/main">
                  <a:graphicData uri="http://schemas.microsoft.com/office/word/2010/wordprocessingShape">
                    <wps:wsp>
                      <wps:cNvCnPr/>
                      <wps:spPr>
                        <a:xfrm flipH="1" flipV="1">
                          <a:off x="0" y="0"/>
                          <a:ext cx="535940" cy="187960"/>
                        </a:xfrm>
                        <a:prstGeom prst="straightConnector1">
                          <a:avLst/>
                        </a:prstGeom>
                        <a:ln w="25400">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0861DE" id="_x0000_t32" coordsize="21600,21600" o:spt="32" o:oned="t" path="m,l21600,21600e" filled="f">
                <v:path arrowok="t" fillok="f" o:connecttype="none"/>
                <o:lock v:ext="edit" shapetype="t"/>
              </v:shapetype>
              <v:shape id="Straight Arrow Connector 4" o:spid="_x0000_s1026" type="#_x0000_t32" style="position:absolute;margin-left:41.4pt;margin-top:57.35pt;width:42.2pt;height:14.8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" strokecolor="#e00" strokeweight="2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34EBBF4" wp14:editId="3ADE3AE1">
                <wp:simplePos x="0" y="0"/>
                <wp:positionH relativeFrom="column">
                  <wp:posOffset>487680</wp:posOffset>
                </wp:positionH>
                <wp:positionV relativeFrom="paragraph">
                  <wp:posOffset>634365</wp:posOffset>
                </wp:positionV>
                <wp:extent cx="535940" cy="187960"/>
                <wp:effectExtent l="12700" t="38100" r="10160" b="15240"/>
                <wp:wrapNone/>
                <wp:docPr id="958339694" name="Straight Arrow Connector 4"/>
                <wp:cNvGraphicFramePr/>
                <a:graphic xmlns:a="http://schemas.openxmlformats.org/drawingml/2006/main">
                  <a:graphicData uri="http://schemas.microsoft.com/office/word/2010/wordprocessingShape">
                    <wps:wsp>
                      <wps:cNvCnPr/>
                      <wps:spPr>
                        <a:xfrm flipH="1" flipV="1">
                          <a:off x="0" y="0"/>
                          <a:ext cx="535940" cy="187960"/>
                        </a:xfrm>
                        <a:prstGeom prst="straightConnector1">
                          <a:avLst/>
                        </a:prstGeom>
                        <a:ln w="25400">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29FF0" id="Straight Arrow Connector 4" o:spid="_x0000_s1026" type="#_x0000_t32" style="position:absolute;margin-left:38.4pt;margin-top:49.95pt;width:42.2pt;height:14.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" strokecolor="#e00" strokeweight="2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F90BF57" wp14:editId="7A859F14">
                <wp:simplePos x="0" y="0"/>
                <wp:positionH relativeFrom="column">
                  <wp:posOffset>447040</wp:posOffset>
                </wp:positionH>
                <wp:positionV relativeFrom="paragraph">
                  <wp:posOffset>296545</wp:posOffset>
                </wp:positionV>
                <wp:extent cx="535940" cy="187960"/>
                <wp:effectExtent l="12700" t="38100" r="10160" b="15240"/>
                <wp:wrapNone/>
                <wp:docPr id="674749480" name="Straight Arrow Connector 4"/>
                <wp:cNvGraphicFramePr/>
                <a:graphic xmlns:a="http://schemas.openxmlformats.org/drawingml/2006/main">
                  <a:graphicData uri="http://schemas.microsoft.com/office/word/2010/wordprocessingShape">
                    <wps:wsp>
                      <wps:cNvCnPr/>
                      <wps:spPr>
                        <a:xfrm flipH="1" flipV="1">
                          <a:off x="0" y="0"/>
                          <a:ext cx="535940" cy="187960"/>
                        </a:xfrm>
                        <a:prstGeom prst="straightConnector1">
                          <a:avLst/>
                        </a:prstGeom>
                        <a:ln w="25400">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39963" id="Straight Arrow Connector 4" o:spid="_x0000_s1026" type="#_x0000_t32" style="position:absolute;margin-left:35.2pt;margin-top:23.35pt;width:42.2pt;height:14.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" strokecolor="#e00" strokeweight="2pt">
                <v:stroke endarrow="block" joinstyle="miter"/>
              </v:shape>
            </w:pict>
          </mc:Fallback>
        </mc:AlternateContent>
      </w:r>
      <w:r w:rsidRPr="001A3CCB">
        <w:rPr>
          <w:noProof/>
        </w:rPr>
        <w:drawing>
          <wp:inline distT="0" distB="0" distL="0" distR="0" wp14:anchorId="0FC18AC8" wp14:editId="2D911E91">
            <wp:extent cx="5943600" cy="3714115"/>
            <wp:effectExtent l="0" t="0" r="0" b="0"/>
            <wp:docPr id="1371665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5622" name="Picture 1" descr="A screenshot of a computer&#10;&#10;AI-generated content may be incorrect."/>
                    <pic:cNvPicPr/>
                  </pic:nvPicPr>
                  <pic:blipFill>
                    <a:blip r:embed="rId11"/>
                    <a:stretch>
                      <a:fillRect/>
                    </a:stretch>
                  </pic:blipFill>
                  <pic:spPr>
                    <a:xfrm>
                      <a:off x="0" y="0"/>
                      <a:ext cx="5943600" cy="3714115"/>
                    </a:xfrm>
                    <a:prstGeom prst="rect">
                      <a:avLst/>
                    </a:prstGeom>
                  </pic:spPr>
                </pic:pic>
              </a:graphicData>
            </a:graphic>
          </wp:inline>
        </w:drawing>
      </w:r>
    </w:p>
    <w:p w14:paraId="49716EA3" w14:textId="77777777" w:rsidR="001A3CCB" w:rsidRDefault="001A3CCB" w:rsidP="0012700F">
      <w:pPr>
        <w:rPr>
          <w:b/>
          <w:bCs/>
        </w:rPr>
      </w:pPr>
    </w:p>
    <w:p w14:paraId="05408678" w14:textId="195C6E62" w:rsidR="001A3CCB" w:rsidRDefault="001A3CCB" w:rsidP="0012700F">
      <w:pPr>
        <w:rPr>
          <w:b/>
          <w:bCs/>
        </w:rPr>
      </w:pPr>
      <w:r>
        <w:rPr>
          <w:b/>
          <w:bCs/>
        </w:rPr>
        <w:t>R Script vs. R Notebook vs. R Markdown</w:t>
      </w:r>
    </w:p>
    <w:p w14:paraId="11108A19" w14:textId="5A51920C" w:rsidR="006A4580" w:rsidRPr="0048136F" w:rsidRDefault="006A4580" w:rsidP="0048136F">
      <w:pPr>
        <w:pStyle w:val="ListParagraph"/>
        <w:ind w:left="0"/>
        <w:rPr>
          <w:b/>
          <w:bCs/>
          <w:u w:val="single"/>
        </w:rPr>
      </w:pPr>
      <w:r w:rsidRPr="0048136F">
        <w:rPr>
          <w:b/>
          <w:bCs/>
          <w:u w:val="single"/>
        </w:rPr>
        <w:t>R Script</w:t>
      </w:r>
    </w:p>
    <w:p w14:paraId="21E8FDBA" w14:textId="1BBD29D0" w:rsidR="006A4580" w:rsidRDefault="006A4580" w:rsidP="0012700F">
      <w:r>
        <w:t xml:space="preserve">The R Script format is plain text. It is meant to contain only executable code. Each line of code is run line by line unless subsequent lines are part of a function and properly formatted. Any non-code text, e.g., notes about a particular function, must be commented out by adding </w:t>
      </w:r>
      <w:r>
        <w:rPr>
          <w:b/>
          <w:bCs/>
        </w:rPr>
        <w:t>#</w:t>
      </w:r>
      <w:r>
        <w:t xml:space="preserve"> in front of the text you don’t want to be run as code. You can also use </w:t>
      </w:r>
      <w:r>
        <w:rPr>
          <w:b/>
          <w:bCs/>
        </w:rPr>
        <w:t>#</w:t>
      </w:r>
      <w:r>
        <w:t xml:space="preserve"> to keep any line of code from being run when the script is executed. In other words, you can keep lines of code to go back </w:t>
      </w:r>
      <w:proofErr w:type="gramStart"/>
      <w:r>
        <w:t>to</w:t>
      </w:r>
      <w:proofErr w:type="gramEnd"/>
      <w:r>
        <w:t xml:space="preserve"> if need be, but they won’t be run when the whole script is executed.</w:t>
      </w:r>
    </w:p>
    <w:p w14:paraId="4A2A6993" w14:textId="3FC7487B" w:rsidR="0012700F" w:rsidRDefault="0012700F" w:rsidP="0012700F"/>
    <w:p w14:paraId="1CD538D1" w14:textId="42F9C4DD" w:rsidR="006A4580" w:rsidRPr="0048136F" w:rsidRDefault="0012700F" w:rsidP="0048136F">
      <w:pPr>
        <w:rPr>
          <w:b/>
          <w:bCs/>
        </w:rPr>
      </w:pPr>
      <w:r w:rsidRPr="0048136F">
        <w:rPr>
          <w:b/>
          <w:bCs/>
          <w:noProof/>
        </w:rPr>
        <w:drawing>
          <wp:anchor distT="0" distB="0" distL="114300" distR="114300" simplePos="0" relativeHeight="251675648" behindDoc="0" locked="0" layoutInCell="1" allowOverlap="1" wp14:anchorId="04F5E569" wp14:editId="316832E1">
            <wp:simplePos x="0" y="0"/>
            <wp:positionH relativeFrom="column">
              <wp:posOffset>2417445</wp:posOffset>
            </wp:positionH>
            <wp:positionV relativeFrom="paragraph">
              <wp:posOffset>76835</wp:posOffset>
            </wp:positionV>
            <wp:extent cx="3723640" cy="2108835"/>
            <wp:effectExtent l="0" t="0" r="0" b="0"/>
            <wp:wrapThrough wrapText="bothSides">
              <wp:wrapPolygon edited="0">
                <wp:start x="0" y="0"/>
                <wp:lineTo x="0" y="21463"/>
                <wp:lineTo x="21512" y="21463"/>
                <wp:lineTo x="21512" y="0"/>
                <wp:lineTo x="0" y="0"/>
              </wp:wrapPolygon>
            </wp:wrapThrough>
            <wp:docPr id="715135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35108"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3640" cy="2108835"/>
                    </a:xfrm>
                    <a:prstGeom prst="rect">
                      <a:avLst/>
                    </a:prstGeom>
                  </pic:spPr>
                </pic:pic>
              </a:graphicData>
            </a:graphic>
            <wp14:sizeRelH relativeFrom="page">
              <wp14:pctWidth>0</wp14:pctWidth>
            </wp14:sizeRelH>
            <wp14:sizeRelV relativeFrom="page">
              <wp14:pctHeight>0</wp14:pctHeight>
            </wp14:sizeRelV>
          </wp:anchor>
        </w:drawing>
      </w:r>
      <w:r w:rsidR="006A4580" w:rsidRPr="0048136F">
        <w:rPr>
          <w:b/>
          <w:bCs/>
          <w:u w:val="single"/>
        </w:rPr>
        <w:t>R Notebook</w:t>
      </w:r>
    </w:p>
    <w:p w14:paraId="361920B7" w14:textId="5C2D001A" w:rsidR="0012700F" w:rsidRDefault="006A4580" w:rsidP="0012700F">
      <w:r>
        <w:t xml:space="preserve">R Notebook will automatically bring up a Markdown format with a header for the document title and designate the output as an R Notebook. R Notebook uses R </w:t>
      </w:r>
      <w:r w:rsidR="0012700F">
        <w:t xml:space="preserve">Markdown </w:t>
      </w:r>
      <w:proofErr w:type="gramStart"/>
      <w:r w:rsidR="0012700F">
        <w:t>language</w:t>
      </w:r>
      <w:proofErr w:type="gramEnd"/>
      <w:r w:rsidR="0012700F">
        <w:t xml:space="preserve"> and all code must be put inside code “chunks”. Code chunks are designated with ```{r} at the top of the chunk, then the code to be executed, then a ``` to close (see example figure). </w:t>
      </w:r>
      <w:r>
        <w:t>An R Notebook is in HTML format.</w:t>
      </w:r>
    </w:p>
    <w:p w14:paraId="54E8DCB4" w14:textId="391F83F0" w:rsidR="0012700F" w:rsidRDefault="0012700F" w:rsidP="0012700F"/>
    <w:p w14:paraId="7DBB1023" w14:textId="6F37BF4E" w:rsidR="006A4580" w:rsidRPr="0048136F" w:rsidRDefault="0012700F" w:rsidP="0048136F">
      <w:pPr>
        <w:rPr>
          <w:b/>
          <w:bCs/>
        </w:rPr>
      </w:pPr>
      <w:r w:rsidRPr="0048136F">
        <w:rPr>
          <w:b/>
          <w:bCs/>
          <w:noProof/>
        </w:rPr>
        <w:lastRenderedPageBreak/>
        <w:drawing>
          <wp:anchor distT="0" distB="0" distL="114300" distR="114300" simplePos="0" relativeHeight="251674624" behindDoc="0" locked="0" layoutInCell="1" allowOverlap="1" wp14:anchorId="09347438" wp14:editId="1C8EE808">
            <wp:simplePos x="0" y="0"/>
            <wp:positionH relativeFrom="column">
              <wp:posOffset>3482340</wp:posOffset>
            </wp:positionH>
            <wp:positionV relativeFrom="paragraph">
              <wp:posOffset>59690</wp:posOffset>
            </wp:positionV>
            <wp:extent cx="2453640" cy="2192655"/>
            <wp:effectExtent l="0" t="0" r="0" b="4445"/>
            <wp:wrapThrough wrapText="bothSides">
              <wp:wrapPolygon edited="0">
                <wp:start x="0" y="0"/>
                <wp:lineTo x="0" y="21519"/>
                <wp:lineTo x="21466" y="21519"/>
                <wp:lineTo x="21466" y="0"/>
                <wp:lineTo x="0" y="0"/>
              </wp:wrapPolygon>
            </wp:wrapThrough>
            <wp:docPr id="907405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05484"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3640" cy="2192655"/>
                    </a:xfrm>
                    <a:prstGeom prst="rect">
                      <a:avLst/>
                    </a:prstGeom>
                  </pic:spPr>
                </pic:pic>
              </a:graphicData>
            </a:graphic>
            <wp14:sizeRelH relativeFrom="page">
              <wp14:pctWidth>0</wp14:pctWidth>
            </wp14:sizeRelH>
            <wp14:sizeRelV relativeFrom="page">
              <wp14:pctHeight>0</wp14:pctHeight>
            </wp14:sizeRelV>
          </wp:anchor>
        </w:drawing>
      </w:r>
      <w:r w:rsidR="006A4580" w:rsidRPr="0048136F">
        <w:rPr>
          <w:b/>
          <w:bCs/>
          <w:u w:val="single"/>
        </w:rPr>
        <w:t>R Markdown</w:t>
      </w:r>
    </w:p>
    <w:p w14:paraId="6CE83489" w14:textId="2C4FA0DB" w:rsidR="0012700F" w:rsidRDefault="0012700F" w:rsidP="0012700F">
      <w:r>
        <w:t>Selecting R Markdown will bring up a</w:t>
      </w:r>
      <w:r w:rsidR="0048136F">
        <w:t xml:space="preserve"> new panel to give a title to the file. The Author and Date fields will be filled with your name and the current date by default but those can be changed. You can also select type of output you want the report to be in: HTML, PDF, or Word. HTML is the default.</w:t>
      </w:r>
    </w:p>
    <w:p w14:paraId="6A00ECE0" w14:textId="1C4070E5" w:rsidR="0012700F" w:rsidRDefault="0012700F" w:rsidP="0012700F"/>
    <w:p w14:paraId="38D28B6D" w14:textId="77777777" w:rsidR="0012700F" w:rsidRDefault="0012700F" w:rsidP="0048136F"/>
    <w:p w14:paraId="5F2B2930" w14:textId="29C30BFF" w:rsidR="0012700F" w:rsidRDefault="0012700F" w:rsidP="0012700F"/>
    <w:p w14:paraId="179CCBCE" w14:textId="77777777" w:rsidR="0012700F" w:rsidRDefault="0012700F" w:rsidP="0012700F"/>
    <w:p w14:paraId="34060B0D" w14:textId="77777777" w:rsidR="0012700F" w:rsidRDefault="0012700F" w:rsidP="0012700F"/>
    <w:p w14:paraId="266B9C31" w14:textId="77777777" w:rsidR="0012700F" w:rsidRDefault="0012700F" w:rsidP="0012700F"/>
    <w:p w14:paraId="6F990333" w14:textId="77777777" w:rsidR="0012700F" w:rsidRDefault="0012700F" w:rsidP="0012700F"/>
    <w:p w14:paraId="0A6385A4" w14:textId="77777777" w:rsidR="0048136F" w:rsidRDefault="0048136F" w:rsidP="0012700F"/>
    <w:p w14:paraId="4A6779D5" w14:textId="574982B9" w:rsidR="0048136F" w:rsidRPr="001A3CCB" w:rsidRDefault="0048136F" w:rsidP="0048136F">
      <w:pPr>
        <w:pStyle w:val="ListParagraph"/>
        <w:numPr>
          <w:ilvl w:val="0"/>
          <w:numId w:val="5"/>
        </w:numPr>
        <w:ind w:left="0" w:firstLine="0"/>
        <w:rPr>
          <w:b/>
          <w:bCs/>
          <w:sz w:val="28"/>
          <w:szCs w:val="28"/>
        </w:rPr>
      </w:pPr>
      <w:r>
        <w:rPr>
          <w:b/>
          <w:bCs/>
          <w:sz w:val="28"/>
          <w:szCs w:val="28"/>
        </w:rPr>
        <w:t>Using Markdown</w:t>
      </w:r>
      <w:r w:rsidR="00C17C22">
        <w:rPr>
          <w:b/>
          <w:bCs/>
          <w:sz w:val="28"/>
          <w:szCs w:val="28"/>
        </w:rPr>
        <w:t>s</w:t>
      </w:r>
    </w:p>
    <w:p w14:paraId="59DD2A2E" w14:textId="510C5965" w:rsidR="00C17C22" w:rsidRPr="00C17C22" w:rsidRDefault="00C17C22" w:rsidP="00C17C22">
      <w:pPr>
        <w:pStyle w:val="ListParagraph"/>
        <w:numPr>
          <w:ilvl w:val="0"/>
          <w:numId w:val="9"/>
        </w:numPr>
        <w:rPr>
          <w:b/>
          <w:bCs/>
        </w:rPr>
      </w:pPr>
      <w:r w:rsidRPr="00C17C22">
        <w:rPr>
          <w:b/>
          <w:bCs/>
        </w:rPr>
        <w:t>Selecting between R Markdown or R Notebook</w:t>
      </w:r>
    </w:p>
    <w:p w14:paraId="5CB1A02B" w14:textId="1E08FCF6" w:rsidR="0048136F" w:rsidRDefault="00C9508E" w:rsidP="0048136F">
      <w:r>
        <w:t>Using R Markdown or R Notebook allows you to run your code in “chunks”. If the output of the chunk generates a graphic or a table, the output is included in the report. Thus, it’s a great way to keep a notebook of your analysis. Additionally, b</w:t>
      </w:r>
      <w:r w:rsidR="0048136F">
        <w:t>oth R Markdown and R Notebook use Markdown language</w:t>
      </w:r>
      <w:r>
        <w:t xml:space="preserve"> and allow you to add headers and create sections, create a table of contents, add notes, and emphasize parts of text. </w:t>
      </w:r>
      <w:r w:rsidRPr="00C9508E">
        <w:rPr>
          <w:u w:val="single"/>
        </w:rPr>
        <w:t>Although they are functionally the same</w:t>
      </w:r>
      <w:r w:rsidR="0048136F" w:rsidRPr="00C9508E">
        <w:rPr>
          <w:u w:val="single"/>
        </w:rPr>
        <w:t>, they act a little differently out of the box AND they work a bit differently under the hood.</w:t>
      </w:r>
      <w:r w:rsidR="0048136F">
        <w:t xml:space="preserve"> </w:t>
      </w:r>
    </w:p>
    <w:p w14:paraId="6AAD8355" w14:textId="306B72DE" w:rsidR="003C531D" w:rsidRDefault="003C531D" w:rsidP="0048136F"/>
    <w:p w14:paraId="1C8AA040" w14:textId="5B4D5449" w:rsidR="00C9508E" w:rsidRDefault="00EB15A0" w:rsidP="00C9508E">
      <w:pPr>
        <w:pStyle w:val="ListParagraph"/>
        <w:numPr>
          <w:ilvl w:val="0"/>
          <w:numId w:val="7"/>
        </w:numPr>
      </w:pPr>
      <w:r>
        <w:t xml:space="preserve">Both R Notebook and R Markdown have a header that contains information about your report. R Notebook brings up a blank header with fields for “title” and “output” which you can fill in. R Markdown brings up a panel that allows you to add a title, change the </w:t>
      </w:r>
      <w:proofErr w:type="gramStart"/>
      <w:r>
        <w:t>author</w:t>
      </w:r>
      <w:proofErr w:type="gramEnd"/>
      <w:r>
        <w:t xml:space="preserve"> name, and add a date. The information here populates the fields in the header once you select OK. </w:t>
      </w:r>
      <w:r w:rsidRPr="001E5594">
        <w:rPr>
          <w:u w:val="single"/>
        </w:rPr>
        <w:t>You can always change what you have entered.</w:t>
      </w:r>
      <w:r>
        <w:t xml:space="preserve"> Importantly, the header can be modified however you would </w:t>
      </w:r>
      <w:proofErr w:type="gramStart"/>
      <w:r>
        <w:t>like</w:t>
      </w:r>
      <w:proofErr w:type="gramEnd"/>
      <w:r>
        <w:t xml:space="preserve"> and additional fields can be added such “subtitle”, “abstract”, etc. </w:t>
      </w:r>
    </w:p>
    <w:p w14:paraId="624D45C1" w14:textId="77777777" w:rsidR="001E5594" w:rsidRDefault="001E5594" w:rsidP="001E5594">
      <w:pPr>
        <w:pStyle w:val="ListParagraph"/>
        <w:ind w:left="360"/>
      </w:pPr>
    </w:p>
    <w:p w14:paraId="5D5E2EA5" w14:textId="6A6E1D8F" w:rsidR="003C531D" w:rsidRDefault="003C531D" w:rsidP="003C531D">
      <w:pPr>
        <w:pStyle w:val="ListParagraph"/>
        <w:numPr>
          <w:ilvl w:val="0"/>
          <w:numId w:val="7"/>
        </w:numPr>
      </w:pPr>
      <w:r>
        <w:t xml:space="preserve">When you select either R Notebook or R Markdown, a dropdown button is shown on the bar labeled named </w:t>
      </w:r>
      <w:r>
        <w:rPr>
          <w:b/>
          <w:bCs/>
        </w:rPr>
        <w:t>Preview</w:t>
      </w:r>
      <w:r>
        <w:t xml:space="preserve"> or </w:t>
      </w:r>
      <w:r>
        <w:rPr>
          <w:b/>
          <w:bCs/>
        </w:rPr>
        <w:t>Knit</w:t>
      </w:r>
      <w:r>
        <w:t xml:space="preserve">, respectively. The </w:t>
      </w:r>
      <w:r>
        <w:rPr>
          <w:b/>
          <w:bCs/>
        </w:rPr>
        <w:t>Knit</w:t>
      </w:r>
      <w:r>
        <w:t xml:space="preserve"> dropdown allows you to select HTML, PDF, or Word and once you select one, it will generate a report in that format. </w:t>
      </w:r>
      <w:r>
        <w:rPr>
          <w:b/>
          <w:bCs/>
        </w:rPr>
        <w:t xml:space="preserve">Preview </w:t>
      </w:r>
      <w:r>
        <w:t xml:space="preserve">works in a very similar way except that it also gives you a “Preview” option. The preview option will generate a HTML-formatted </w:t>
      </w:r>
      <w:proofErr w:type="gramStart"/>
      <w:r>
        <w:t>page</w:t>
      </w:r>
      <w:proofErr w:type="gramEnd"/>
      <w:r>
        <w:t xml:space="preserve"> </w:t>
      </w:r>
      <w:r>
        <w:rPr>
          <w:u w:val="single"/>
        </w:rPr>
        <w:t xml:space="preserve">but it will only generate code output for code that you have </w:t>
      </w:r>
      <w:proofErr w:type="gramStart"/>
      <w:r>
        <w:rPr>
          <w:u w:val="single"/>
        </w:rPr>
        <w:t>actually run</w:t>
      </w:r>
      <w:proofErr w:type="gramEnd"/>
      <w:r>
        <w:rPr>
          <w:u w:val="single"/>
        </w:rPr>
        <w:t>.</w:t>
      </w:r>
      <w:r>
        <w:t xml:space="preserve"> If you have code included in your script that you haven’t run, it will print the code</w:t>
      </w:r>
      <w:r w:rsidR="00C9508E">
        <w:t>,</w:t>
      </w:r>
      <w:r>
        <w:t xml:space="preserve"> but it won’t print any output. Conversely, when you </w:t>
      </w:r>
      <w:r>
        <w:rPr>
          <w:b/>
          <w:bCs/>
        </w:rPr>
        <w:t>Knit</w:t>
      </w:r>
      <w:r>
        <w:t xml:space="preserve"> and select the </w:t>
      </w:r>
      <w:r w:rsidR="00EB15A0">
        <w:t xml:space="preserve">output format, </w:t>
      </w:r>
      <w:r w:rsidR="00EB15A0" w:rsidRPr="00EB15A0">
        <w:rPr>
          <w:u w:val="single"/>
        </w:rPr>
        <w:t>all lines of code will be run, even if you haven’t run them, and include the output in the report</w:t>
      </w:r>
      <w:r w:rsidR="00EB15A0">
        <w:t>. This can have several implications</w:t>
      </w:r>
      <w:r w:rsidR="00C9508E">
        <w:t>:</w:t>
      </w:r>
    </w:p>
    <w:p w14:paraId="4FE6AACA" w14:textId="77777777" w:rsidR="00C9508E" w:rsidRDefault="00C9508E" w:rsidP="00C9508E">
      <w:pPr>
        <w:pStyle w:val="ListParagraph"/>
      </w:pPr>
    </w:p>
    <w:p w14:paraId="62040953" w14:textId="35C78854" w:rsidR="00C9508E" w:rsidRDefault="00C9508E" w:rsidP="00C17C22">
      <w:pPr>
        <w:pStyle w:val="ListParagraph"/>
        <w:numPr>
          <w:ilvl w:val="1"/>
          <w:numId w:val="7"/>
        </w:numPr>
      </w:pPr>
      <w:r>
        <w:t xml:space="preserve">If you haven’t run </w:t>
      </w:r>
      <w:proofErr w:type="gramStart"/>
      <w:r>
        <w:t>all of</w:t>
      </w:r>
      <w:proofErr w:type="gramEnd"/>
      <w:r>
        <w:t xml:space="preserve"> the chunks, the Preview won’t show what you haven’t run. </w:t>
      </w:r>
    </w:p>
    <w:p w14:paraId="38AE47E4" w14:textId="1E1A4328" w:rsidR="00C9508E" w:rsidRDefault="00C9508E" w:rsidP="00C17C22">
      <w:pPr>
        <w:pStyle w:val="ListParagraph"/>
        <w:numPr>
          <w:ilvl w:val="1"/>
          <w:numId w:val="7"/>
        </w:numPr>
      </w:pPr>
      <w:r>
        <w:t xml:space="preserve">If you generated a Notebook page with Preview but have changed the code, the Notebook page won’t be updated unless you </w:t>
      </w:r>
      <w:r w:rsidR="001E5594">
        <w:t>rerun Preview.</w:t>
      </w:r>
    </w:p>
    <w:p w14:paraId="5340A6A4" w14:textId="340911C1" w:rsidR="001E5594" w:rsidRPr="001E5594" w:rsidRDefault="001E5594" w:rsidP="00C17C22">
      <w:pPr>
        <w:pStyle w:val="ListParagraph"/>
        <w:numPr>
          <w:ilvl w:val="1"/>
          <w:numId w:val="7"/>
        </w:numPr>
      </w:pPr>
      <w:r>
        <w:t xml:space="preserve">If you have memory expensive code chunks, such as importing a </w:t>
      </w:r>
      <w:proofErr w:type="gramStart"/>
      <w:r>
        <w:t>large data objects</w:t>
      </w:r>
      <w:proofErr w:type="gramEnd"/>
      <w:r>
        <w:t xml:space="preserve"> or running a differential expression analysis, Knit will rerun </w:t>
      </w:r>
      <w:proofErr w:type="gramStart"/>
      <w:r>
        <w:t>all of</w:t>
      </w:r>
      <w:proofErr w:type="gramEnd"/>
      <w:r>
        <w:t xml:space="preserve"> those processes. Thus, once you are done and want to generate a final document, Knit could take an extremely long time AND could fail since it will try to allocate the memory intensive processes to memory. </w:t>
      </w:r>
    </w:p>
    <w:p w14:paraId="6C8D3A11" w14:textId="0F2D016F" w:rsidR="001E5594" w:rsidRDefault="001E5594" w:rsidP="001E5594">
      <w:pPr>
        <w:pStyle w:val="ListParagraph"/>
        <w:ind w:left="360"/>
        <w:rPr>
          <w:b/>
          <w:bCs/>
        </w:rPr>
      </w:pPr>
      <w:r>
        <w:rPr>
          <w:b/>
          <w:bCs/>
        </w:rPr>
        <w:t>I suggest using R Notebook, making sure the output is “</w:t>
      </w:r>
      <w:proofErr w:type="spellStart"/>
      <w:r>
        <w:rPr>
          <w:b/>
          <w:bCs/>
        </w:rPr>
        <w:t>html_notebook</w:t>
      </w:r>
      <w:proofErr w:type="spellEnd"/>
      <w:r>
        <w:rPr>
          <w:b/>
          <w:bCs/>
        </w:rPr>
        <w:t xml:space="preserve">” in </w:t>
      </w:r>
      <w:proofErr w:type="gramStart"/>
      <w:r>
        <w:rPr>
          <w:b/>
          <w:bCs/>
        </w:rPr>
        <w:t>the  header</w:t>
      </w:r>
      <w:proofErr w:type="gramEnd"/>
      <w:r>
        <w:rPr>
          <w:b/>
          <w:bCs/>
        </w:rPr>
        <w:t xml:space="preserve">, running through your analysis and pipeline iteratively and completely, and then generating your HTML report with Preview. </w:t>
      </w:r>
    </w:p>
    <w:p w14:paraId="5282C7CD" w14:textId="0577FA29" w:rsidR="001E5594" w:rsidRPr="00C17C22" w:rsidRDefault="00C17C22" w:rsidP="00C17C22">
      <w:pPr>
        <w:pStyle w:val="ListParagraph"/>
        <w:numPr>
          <w:ilvl w:val="0"/>
          <w:numId w:val="9"/>
        </w:numPr>
        <w:rPr>
          <w:b/>
          <w:bCs/>
        </w:rPr>
      </w:pPr>
      <w:r>
        <w:rPr>
          <w:b/>
          <w:bCs/>
        </w:rPr>
        <w:lastRenderedPageBreak/>
        <w:t>R Markdown language</w:t>
      </w:r>
    </w:p>
    <w:p w14:paraId="7FB6E9D6" w14:textId="60231243" w:rsidR="00CA59BB" w:rsidRPr="00CA59BB" w:rsidRDefault="001E5594" w:rsidP="00CA59BB">
      <w:pPr>
        <w:pStyle w:val="ListParagraph"/>
        <w:ind w:left="0"/>
        <w:rPr>
          <w:b/>
          <w:bCs/>
          <w:sz w:val="28"/>
          <w:szCs w:val="28"/>
        </w:rPr>
      </w:pPr>
      <w:r w:rsidRPr="00CA59BB">
        <w:rPr>
          <w:szCs w:val="22"/>
        </w:rPr>
        <w:t xml:space="preserve">Markdown language is extremely useful for annotating your work. There are too many </w:t>
      </w:r>
      <w:r w:rsidR="00CA59BB" w:rsidRPr="00CA59BB">
        <w:rPr>
          <w:szCs w:val="22"/>
        </w:rPr>
        <w:t>features to show here but below are some of the basic useful ones. For a more complete list of the</w:t>
      </w:r>
      <w:r w:rsidR="00CA59BB">
        <w:rPr>
          <w:szCs w:val="22"/>
        </w:rPr>
        <w:t xml:space="preserve"> features use this </w:t>
      </w:r>
      <w:hyperlink r:id="rId14" w:history="1">
        <w:r w:rsidR="00CA59BB" w:rsidRPr="00CA59BB">
          <w:rPr>
            <w:rStyle w:val="Hyperlink"/>
            <w:szCs w:val="22"/>
          </w:rPr>
          <w:t>link</w:t>
        </w:r>
      </w:hyperlink>
      <w:r w:rsidR="00CA59BB">
        <w:rPr>
          <w:szCs w:val="22"/>
        </w:rPr>
        <w:t>.</w:t>
      </w:r>
    </w:p>
    <w:p w14:paraId="079730EB" w14:textId="25BF3001" w:rsidR="001E5594" w:rsidRDefault="001E5594" w:rsidP="001E5594">
      <w:pPr>
        <w:rPr>
          <w:szCs w:val="22"/>
        </w:rPr>
      </w:pPr>
    </w:p>
    <w:p w14:paraId="76548CD1" w14:textId="2E1F12E1" w:rsidR="00CA59BB" w:rsidRDefault="00CA59BB" w:rsidP="001E5594">
      <w:pPr>
        <w:rPr>
          <w:szCs w:val="22"/>
          <w:u w:val="single"/>
        </w:rPr>
      </w:pPr>
      <w:r w:rsidRPr="00CA59BB">
        <w:rPr>
          <w:szCs w:val="22"/>
          <w:u w:val="single"/>
        </w:rPr>
        <w:t>Basic Annotation</w:t>
      </w:r>
    </w:p>
    <w:tbl>
      <w:tblPr>
        <w:tblW w:w="9267" w:type="dxa"/>
        <w:tblCellMar>
          <w:top w:w="15" w:type="dxa"/>
          <w:left w:w="15" w:type="dxa"/>
          <w:bottom w:w="15" w:type="dxa"/>
          <w:right w:w="15" w:type="dxa"/>
        </w:tblCellMar>
        <w:tblLook w:val="04A0" w:firstRow="1" w:lastRow="0" w:firstColumn="1" w:lastColumn="0" w:noHBand="0" w:noVBand="1"/>
      </w:tblPr>
      <w:tblGrid>
        <w:gridCol w:w="4317"/>
        <w:gridCol w:w="4950"/>
      </w:tblGrid>
      <w:tr w:rsidR="00521D83" w:rsidRPr="00C17C22" w14:paraId="7B363D97" w14:textId="77777777" w:rsidTr="00521D83">
        <w:tc>
          <w:tcPr>
            <w:tcW w:w="4317" w:type="dxa"/>
            <w:vAlign w:val="center"/>
            <w:hideMark/>
          </w:tcPr>
          <w:p w14:paraId="2FE2252C" w14:textId="77777777" w:rsidR="00C17C22" w:rsidRPr="00C17C22"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17C22">
              <w:rPr>
                <w:rFonts w:eastAsia="Times New Roman" w:cs="Arial"/>
                <w:color w:val="000000"/>
                <w:kern w:val="0"/>
                <w:szCs w:val="22"/>
                <w:shd w:val="clear" w:color="auto" w:fill="FFFFFF"/>
                <w14:ligatures w14:val="none"/>
              </w:rPr>
              <w:t># Header 1</w:t>
            </w:r>
          </w:p>
        </w:tc>
        <w:tc>
          <w:tcPr>
            <w:tcW w:w="4950" w:type="dxa"/>
            <w:hideMark/>
          </w:tcPr>
          <w:p w14:paraId="11B8D7AA" w14:textId="77EBDED9" w:rsidR="00C17C22" w:rsidRPr="00C17C22" w:rsidRDefault="00C17C22" w:rsidP="00C17C22">
            <w:pPr>
              <w:pStyle w:val="Heading1"/>
              <w:shd w:val="clear" w:color="auto" w:fill="FFFFFF"/>
              <w:spacing w:before="300" w:after="150"/>
              <w:rPr>
                <w:rFonts w:ascii="Helvetica Neue" w:hAnsi="Helvetica Neue"/>
                <w:color w:val="333333"/>
                <w:sz w:val="51"/>
                <w:szCs w:val="51"/>
              </w:rPr>
            </w:pPr>
            <w:r w:rsidRPr="00C17C22">
              <w:rPr>
                <w:rFonts w:ascii="Arial" w:hAnsi="Arial" w:cs="Arial"/>
                <w:b/>
                <w:bCs/>
                <w:color w:val="333333"/>
                <w:sz w:val="51"/>
                <w:szCs w:val="51"/>
              </w:rPr>
              <w:t>Header 1</w:t>
            </w:r>
          </w:p>
        </w:tc>
      </w:tr>
      <w:tr w:rsidR="00521D83" w:rsidRPr="00C17C22" w14:paraId="2BCB080E" w14:textId="77777777" w:rsidTr="00521D83">
        <w:tc>
          <w:tcPr>
            <w:tcW w:w="4317" w:type="dxa"/>
            <w:vAlign w:val="center"/>
            <w:hideMark/>
          </w:tcPr>
          <w:p w14:paraId="6AE5C9D5" w14:textId="77777777" w:rsidR="00C17C22" w:rsidRPr="00C17C22"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17C22">
              <w:rPr>
                <w:rFonts w:eastAsia="Times New Roman" w:cs="Arial"/>
                <w:color w:val="000000"/>
                <w:kern w:val="0"/>
                <w:szCs w:val="22"/>
                <w:shd w:val="clear" w:color="auto" w:fill="FFFFFF"/>
                <w14:ligatures w14:val="none"/>
              </w:rPr>
              <w:t>## Header 2</w:t>
            </w:r>
          </w:p>
        </w:tc>
        <w:tc>
          <w:tcPr>
            <w:tcW w:w="4950" w:type="dxa"/>
            <w:hideMark/>
          </w:tcPr>
          <w:p w14:paraId="0C7CD383" w14:textId="09019DA2" w:rsidR="00C17C22" w:rsidRPr="00C17C22" w:rsidRDefault="00C17C22" w:rsidP="00C17C22">
            <w:pPr>
              <w:pStyle w:val="Heading2"/>
              <w:shd w:val="clear" w:color="auto" w:fill="FFFFFF"/>
              <w:spacing w:before="300" w:after="150"/>
              <w:rPr>
                <w:rFonts w:ascii="Arial" w:hAnsi="Arial" w:cs="Arial"/>
                <w:color w:val="333333"/>
                <w:sz w:val="45"/>
                <w:szCs w:val="45"/>
              </w:rPr>
            </w:pPr>
            <w:r w:rsidRPr="00C17C22">
              <w:rPr>
                <w:rFonts w:ascii="Arial" w:hAnsi="Arial" w:cs="Arial"/>
                <w:b/>
                <w:bCs/>
                <w:color w:val="333333"/>
                <w:sz w:val="45"/>
                <w:szCs w:val="45"/>
              </w:rPr>
              <w:t>Header 2</w:t>
            </w:r>
          </w:p>
        </w:tc>
      </w:tr>
      <w:tr w:rsidR="00521D83" w:rsidRPr="00C17C22" w14:paraId="63C6905F" w14:textId="77777777" w:rsidTr="00521D83">
        <w:tc>
          <w:tcPr>
            <w:tcW w:w="4317" w:type="dxa"/>
            <w:vAlign w:val="center"/>
            <w:hideMark/>
          </w:tcPr>
          <w:p w14:paraId="2700D528" w14:textId="77777777" w:rsidR="00C17C22" w:rsidRPr="00C17C22"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17C22">
              <w:rPr>
                <w:rFonts w:eastAsia="Times New Roman" w:cs="Arial"/>
                <w:color w:val="000000"/>
                <w:kern w:val="0"/>
                <w:szCs w:val="22"/>
                <w:shd w:val="clear" w:color="auto" w:fill="FFFFFF"/>
                <w14:ligatures w14:val="none"/>
              </w:rPr>
              <w:t>...</w:t>
            </w:r>
          </w:p>
        </w:tc>
        <w:tc>
          <w:tcPr>
            <w:tcW w:w="4950" w:type="dxa"/>
            <w:hideMark/>
          </w:tcPr>
          <w:p w14:paraId="65FE31BA" w14:textId="16639DF0" w:rsidR="00C17C22" w:rsidRPr="00C17C22" w:rsidRDefault="00C17C22" w:rsidP="00C17C22">
            <w:pPr>
              <w:spacing w:after="100" w:afterAutospacing="1"/>
              <w:outlineLvl w:val="5"/>
              <w:rPr>
                <w:rFonts w:eastAsia="Times New Roman" w:cs="Arial"/>
                <w:i/>
                <w:iCs/>
                <w:color w:val="343A40"/>
                <w:kern w:val="0"/>
                <w:szCs w:val="22"/>
                <w14:ligatures w14:val="none"/>
              </w:rPr>
            </w:pPr>
          </w:p>
        </w:tc>
      </w:tr>
      <w:tr w:rsidR="00521D83" w:rsidRPr="00C17C22" w14:paraId="4D408E9E" w14:textId="77777777" w:rsidTr="00521D83">
        <w:tc>
          <w:tcPr>
            <w:tcW w:w="4317" w:type="dxa"/>
            <w:vAlign w:val="center"/>
            <w:hideMark/>
          </w:tcPr>
          <w:p w14:paraId="539D8A9D" w14:textId="77777777" w:rsidR="00C17C22" w:rsidRPr="00C17C22"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17C22">
              <w:rPr>
                <w:rFonts w:eastAsia="Times New Roman" w:cs="Arial"/>
                <w:color w:val="000000"/>
                <w:kern w:val="0"/>
                <w:szCs w:val="22"/>
                <w:shd w:val="clear" w:color="auto" w:fill="FFFFFF"/>
                <w14:ligatures w14:val="none"/>
              </w:rPr>
              <w:t>###### Header 6</w:t>
            </w:r>
          </w:p>
        </w:tc>
        <w:tc>
          <w:tcPr>
            <w:tcW w:w="4950" w:type="dxa"/>
            <w:hideMark/>
          </w:tcPr>
          <w:p w14:paraId="5DDB9DC6" w14:textId="43A016E8" w:rsidR="00C17C22" w:rsidRPr="00C17C22" w:rsidRDefault="00C17C22" w:rsidP="00C17C22">
            <w:pPr>
              <w:spacing w:after="100" w:afterAutospacing="1"/>
              <w:outlineLvl w:val="5"/>
              <w:rPr>
                <w:rFonts w:eastAsia="Times New Roman" w:cs="Arial"/>
                <w:i/>
                <w:iCs/>
                <w:color w:val="343A40"/>
                <w:kern w:val="0"/>
                <w:szCs w:val="22"/>
                <w14:ligatures w14:val="none"/>
              </w:rPr>
            </w:pPr>
            <w:r w:rsidRPr="00C17C22">
              <w:rPr>
                <w:rFonts w:cs="Arial"/>
                <w:b/>
                <w:bCs/>
                <w:color w:val="333333"/>
                <w:sz w:val="18"/>
                <w:szCs w:val="18"/>
              </w:rPr>
              <w:t>Header 6</w:t>
            </w:r>
          </w:p>
        </w:tc>
      </w:tr>
      <w:tr w:rsidR="00C17C22" w:rsidRPr="00CA59BB" w14:paraId="2D122D31" w14:textId="77777777" w:rsidTr="00521D83">
        <w:tc>
          <w:tcPr>
            <w:tcW w:w="4317" w:type="dxa"/>
            <w:vAlign w:val="center"/>
            <w:hideMark/>
          </w:tcPr>
          <w:p w14:paraId="2CB3A822" w14:textId="77777777" w:rsidR="00C17C22" w:rsidRPr="00CA59BB"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A59BB">
              <w:rPr>
                <w:rFonts w:eastAsia="Times New Roman" w:cs="Arial"/>
                <w:color w:val="000000"/>
                <w:kern w:val="0"/>
                <w:szCs w:val="22"/>
                <w:shd w:val="clear" w:color="auto" w:fill="FFFFFF"/>
                <w14:ligatures w14:val="none"/>
              </w:rPr>
              <w:t xml:space="preserve">*italics* </w:t>
            </w:r>
          </w:p>
        </w:tc>
        <w:tc>
          <w:tcPr>
            <w:tcW w:w="4950" w:type="dxa"/>
            <w:hideMark/>
          </w:tcPr>
          <w:p w14:paraId="0345EFEE" w14:textId="4230E6DF" w:rsidR="00C17C22" w:rsidRPr="00CA59BB" w:rsidRDefault="00C17C22" w:rsidP="00C17C22">
            <w:pPr>
              <w:spacing w:after="100" w:afterAutospacing="1"/>
              <w:outlineLvl w:val="5"/>
              <w:rPr>
                <w:rFonts w:eastAsia="Times New Roman" w:cs="Arial"/>
                <w:color w:val="343A40"/>
                <w:kern w:val="0"/>
                <w:szCs w:val="22"/>
                <w14:ligatures w14:val="none"/>
              </w:rPr>
            </w:pPr>
            <w:r w:rsidRPr="00C17C22">
              <w:rPr>
                <w:rStyle w:val="Emphasis"/>
                <w:rFonts w:cs="Arial"/>
                <w:color w:val="333333"/>
                <w:sz w:val="21"/>
                <w:szCs w:val="21"/>
              </w:rPr>
              <w:t>italics</w:t>
            </w:r>
          </w:p>
        </w:tc>
      </w:tr>
      <w:tr w:rsidR="00C17C22" w:rsidRPr="00CA59BB" w14:paraId="621E7E72" w14:textId="77777777" w:rsidTr="00521D83">
        <w:tc>
          <w:tcPr>
            <w:tcW w:w="4317" w:type="dxa"/>
            <w:vAlign w:val="center"/>
          </w:tcPr>
          <w:p w14:paraId="2D5C7F54" w14:textId="77777777" w:rsidR="00C17C22" w:rsidRPr="00C17C22"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A59BB">
              <w:rPr>
                <w:rFonts w:eastAsia="Times New Roman" w:cs="Arial"/>
                <w:color w:val="000000"/>
                <w:kern w:val="0"/>
                <w:szCs w:val="22"/>
                <w:shd w:val="clear" w:color="auto" w:fill="FFFFFF"/>
                <w14:ligatures w14:val="none"/>
              </w:rPr>
              <w:t>**bold**</w:t>
            </w:r>
          </w:p>
        </w:tc>
        <w:tc>
          <w:tcPr>
            <w:tcW w:w="4950" w:type="dxa"/>
          </w:tcPr>
          <w:p w14:paraId="508D91C8" w14:textId="036F5C15" w:rsidR="00C17C22" w:rsidRPr="00C17C22" w:rsidRDefault="00C17C22" w:rsidP="00C17C22">
            <w:pPr>
              <w:spacing w:after="100" w:afterAutospacing="1"/>
              <w:outlineLvl w:val="5"/>
              <w:rPr>
                <w:rFonts w:eastAsia="Times New Roman" w:cs="Arial"/>
                <w:i/>
                <w:iCs/>
                <w:color w:val="343A40"/>
                <w:kern w:val="0"/>
                <w:szCs w:val="22"/>
                <w14:ligatures w14:val="none"/>
              </w:rPr>
            </w:pPr>
            <w:r w:rsidRPr="00C17C22">
              <w:rPr>
                <w:rStyle w:val="Strong"/>
                <w:rFonts w:cs="Arial"/>
                <w:color w:val="333333"/>
                <w:sz w:val="21"/>
                <w:szCs w:val="21"/>
              </w:rPr>
              <w:t>bold</w:t>
            </w:r>
          </w:p>
        </w:tc>
      </w:tr>
      <w:tr w:rsidR="00C17C22" w:rsidRPr="00CA59BB" w14:paraId="6FE18E3D" w14:textId="77777777" w:rsidTr="00521D83">
        <w:tc>
          <w:tcPr>
            <w:tcW w:w="4317" w:type="dxa"/>
            <w:vAlign w:val="center"/>
          </w:tcPr>
          <w:p w14:paraId="46E5BE9E" w14:textId="77777777" w:rsidR="00C17C22" w:rsidRPr="00C17C22"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17C22">
              <w:rPr>
                <w:rFonts w:eastAsia="Times New Roman" w:cs="Arial"/>
                <w:color w:val="000000"/>
                <w:kern w:val="0"/>
                <w:szCs w:val="22"/>
                <w:shd w:val="clear" w:color="auto" w:fill="FFFFFF"/>
                <w14:ligatures w14:val="none"/>
              </w:rPr>
              <w:t>***bold and italics***</w:t>
            </w:r>
          </w:p>
        </w:tc>
        <w:tc>
          <w:tcPr>
            <w:tcW w:w="4950" w:type="dxa"/>
          </w:tcPr>
          <w:p w14:paraId="76CEA01E" w14:textId="551F489A" w:rsidR="00C17C22" w:rsidRPr="00C17C22" w:rsidRDefault="00C17C22" w:rsidP="00C17C22">
            <w:pPr>
              <w:spacing w:after="100" w:afterAutospacing="1"/>
              <w:outlineLvl w:val="5"/>
              <w:rPr>
                <w:rFonts w:eastAsia="Times New Roman" w:cs="Arial"/>
                <w:b/>
                <w:bCs/>
                <w:i/>
                <w:iCs/>
                <w:color w:val="343A40"/>
                <w:kern w:val="0"/>
                <w:szCs w:val="22"/>
                <w14:ligatures w14:val="none"/>
              </w:rPr>
            </w:pPr>
            <w:r w:rsidRPr="00C17C22">
              <w:rPr>
                <w:rStyle w:val="Emphasis"/>
                <w:rFonts w:cs="Arial"/>
                <w:b/>
                <w:bCs/>
                <w:color w:val="333333"/>
                <w:sz w:val="21"/>
                <w:szCs w:val="21"/>
              </w:rPr>
              <w:t>bold and italics</w:t>
            </w:r>
          </w:p>
        </w:tc>
      </w:tr>
      <w:tr w:rsidR="00C17C22" w:rsidRPr="00CA59BB" w14:paraId="3E40095B" w14:textId="77777777" w:rsidTr="00521D83">
        <w:tc>
          <w:tcPr>
            <w:tcW w:w="4317" w:type="dxa"/>
            <w:vAlign w:val="center"/>
            <w:hideMark/>
          </w:tcPr>
          <w:p w14:paraId="3B1AB737" w14:textId="77777777" w:rsidR="00C17C22" w:rsidRPr="00CA59BB"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A59BB">
              <w:rPr>
                <w:rFonts w:eastAsia="Times New Roman" w:cs="Arial"/>
                <w:color w:val="000000"/>
                <w:kern w:val="0"/>
                <w:szCs w:val="22"/>
                <w:shd w:val="clear" w:color="auto" w:fill="FFFFFF"/>
                <w14:ligatures w14:val="none"/>
              </w:rPr>
              <w:t>superscript^2^</w:t>
            </w:r>
          </w:p>
        </w:tc>
        <w:tc>
          <w:tcPr>
            <w:tcW w:w="4950" w:type="dxa"/>
            <w:hideMark/>
          </w:tcPr>
          <w:p w14:paraId="0AF398F8" w14:textId="7611642A" w:rsidR="00C17C22" w:rsidRPr="00CA59BB" w:rsidRDefault="00C17C22" w:rsidP="00C17C22">
            <w:pPr>
              <w:spacing w:after="100" w:afterAutospacing="1"/>
              <w:outlineLvl w:val="5"/>
              <w:rPr>
                <w:rFonts w:eastAsia="Times New Roman" w:cs="Arial"/>
                <w:color w:val="343A40"/>
                <w:kern w:val="0"/>
                <w:szCs w:val="22"/>
                <w14:ligatures w14:val="none"/>
              </w:rPr>
            </w:pPr>
            <w:r w:rsidRPr="00C17C22">
              <w:rPr>
                <w:rFonts w:cs="Arial"/>
                <w:color w:val="333333"/>
                <w:sz w:val="21"/>
                <w:szCs w:val="21"/>
              </w:rPr>
              <w:t>superscript</w:t>
            </w:r>
            <w:r w:rsidRPr="00C17C22">
              <w:rPr>
                <w:rFonts w:cs="Arial"/>
                <w:color w:val="333333"/>
                <w:sz w:val="16"/>
                <w:szCs w:val="16"/>
                <w:vertAlign w:val="superscript"/>
              </w:rPr>
              <w:t>2</w:t>
            </w:r>
          </w:p>
        </w:tc>
      </w:tr>
      <w:tr w:rsidR="00C17C22" w:rsidRPr="00CA59BB" w14:paraId="2406A667" w14:textId="77777777" w:rsidTr="00521D83">
        <w:tc>
          <w:tcPr>
            <w:tcW w:w="4317" w:type="dxa"/>
            <w:vAlign w:val="center"/>
          </w:tcPr>
          <w:p w14:paraId="39B3C8CB" w14:textId="77777777" w:rsidR="00C17C22" w:rsidRPr="00C17C22"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A59BB">
              <w:rPr>
                <w:rFonts w:eastAsia="Times New Roman" w:cs="Arial"/>
                <w:color w:val="000000"/>
                <w:kern w:val="0"/>
                <w:szCs w:val="22"/>
                <w:shd w:val="clear" w:color="auto" w:fill="FFFFFF"/>
                <w14:ligatures w14:val="none"/>
              </w:rPr>
              <w:t>subscript~2~</w:t>
            </w:r>
          </w:p>
        </w:tc>
        <w:tc>
          <w:tcPr>
            <w:tcW w:w="4950" w:type="dxa"/>
          </w:tcPr>
          <w:p w14:paraId="412ADA54" w14:textId="75C0F7F9" w:rsidR="00C17C22" w:rsidRPr="00C17C22" w:rsidRDefault="00C17C22" w:rsidP="00C17C22">
            <w:pPr>
              <w:spacing w:after="100" w:afterAutospacing="1"/>
              <w:outlineLvl w:val="5"/>
              <w:rPr>
                <w:rFonts w:cs="Arial"/>
                <w:color w:val="333333"/>
                <w:szCs w:val="22"/>
                <w:shd w:val="clear" w:color="auto" w:fill="FFFFFF"/>
              </w:rPr>
            </w:pPr>
            <w:r w:rsidRPr="00C17C22">
              <w:rPr>
                <w:rFonts w:cs="Arial"/>
                <w:color w:val="333333"/>
                <w:sz w:val="21"/>
                <w:szCs w:val="21"/>
              </w:rPr>
              <w:t>subscript</w:t>
            </w:r>
            <w:r w:rsidRPr="00C17C22">
              <w:rPr>
                <w:rFonts w:cs="Arial"/>
                <w:color w:val="333333"/>
                <w:sz w:val="16"/>
                <w:szCs w:val="16"/>
                <w:vertAlign w:val="subscript"/>
              </w:rPr>
              <w:t>2</w:t>
            </w:r>
          </w:p>
        </w:tc>
      </w:tr>
      <w:tr w:rsidR="00C17C22" w:rsidRPr="00CA59BB" w14:paraId="003F6A55" w14:textId="77777777" w:rsidTr="00521D83">
        <w:tc>
          <w:tcPr>
            <w:tcW w:w="4317" w:type="dxa"/>
            <w:vAlign w:val="center"/>
            <w:hideMark/>
          </w:tcPr>
          <w:p w14:paraId="2E2A87C0" w14:textId="77777777" w:rsidR="00C17C22" w:rsidRPr="00CA59BB" w:rsidRDefault="00C17C22" w:rsidP="00C1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kern w:val="0"/>
                <w:szCs w:val="22"/>
                <w:shd w:val="clear" w:color="auto" w:fill="FFFFFF"/>
                <w14:ligatures w14:val="none"/>
              </w:rPr>
            </w:pPr>
            <w:r w:rsidRPr="00CA59BB">
              <w:rPr>
                <w:rFonts w:eastAsia="Times New Roman" w:cs="Arial"/>
                <w:color w:val="000000"/>
                <w:kern w:val="0"/>
                <w:szCs w:val="22"/>
                <w:shd w:val="clear" w:color="auto" w:fill="FFFFFF"/>
                <w14:ligatures w14:val="none"/>
              </w:rPr>
              <w:t>~~strike through~~</w:t>
            </w:r>
          </w:p>
        </w:tc>
        <w:tc>
          <w:tcPr>
            <w:tcW w:w="4950" w:type="dxa"/>
            <w:hideMark/>
          </w:tcPr>
          <w:p w14:paraId="30A68B6C" w14:textId="0C82D553" w:rsidR="00C17C22" w:rsidRPr="00CA59BB" w:rsidRDefault="00C17C22" w:rsidP="00C17C22">
            <w:pPr>
              <w:spacing w:after="100" w:afterAutospacing="1"/>
              <w:outlineLvl w:val="5"/>
              <w:rPr>
                <w:rFonts w:eastAsia="Times New Roman" w:cs="Arial"/>
                <w:color w:val="343A40"/>
                <w:kern w:val="0"/>
                <w:szCs w:val="22"/>
                <w14:ligatures w14:val="none"/>
              </w:rPr>
            </w:pPr>
            <w:r w:rsidRPr="00C17C22">
              <w:rPr>
                <w:rFonts w:cs="Arial"/>
                <w:strike/>
                <w:color w:val="333333"/>
                <w:sz w:val="21"/>
                <w:szCs w:val="21"/>
                <w:shd w:val="clear" w:color="auto" w:fill="FFFFFF"/>
              </w:rPr>
              <w:t>strike through</w:t>
            </w:r>
            <w:del w:id="0" w:author="Unknown">
              <w:r w:rsidRPr="00C17C22">
                <w:rPr>
                  <w:rFonts w:cs="Arial"/>
                  <w:color w:val="333333"/>
                  <w:sz w:val="21"/>
                  <w:szCs w:val="21"/>
                </w:rPr>
                <w:delText>strike through</w:delText>
              </w:r>
            </w:del>
          </w:p>
        </w:tc>
      </w:tr>
    </w:tbl>
    <w:p w14:paraId="79488E2D" w14:textId="73E1C0F7" w:rsidR="00CA59BB" w:rsidRDefault="00CA59BB" w:rsidP="00C17C22">
      <w:pPr>
        <w:rPr>
          <w:szCs w:val="22"/>
        </w:rPr>
      </w:pPr>
    </w:p>
    <w:p w14:paraId="156327A0" w14:textId="74C97345" w:rsidR="00C17C22" w:rsidRDefault="00C17C22" w:rsidP="00C17C22">
      <w:pPr>
        <w:pStyle w:val="ListParagraph"/>
        <w:numPr>
          <w:ilvl w:val="0"/>
          <w:numId w:val="9"/>
        </w:numPr>
        <w:rPr>
          <w:b/>
          <w:bCs/>
          <w:szCs w:val="22"/>
        </w:rPr>
      </w:pPr>
      <w:r>
        <w:rPr>
          <w:b/>
          <w:bCs/>
          <w:szCs w:val="22"/>
        </w:rPr>
        <w:t>Creating code chunks</w:t>
      </w:r>
    </w:p>
    <w:p w14:paraId="4267C524" w14:textId="776E1CF5" w:rsidR="000C21D9" w:rsidRDefault="00C17C22" w:rsidP="00C17C22">
      <w:pPr>
        <w:rPr>
          <w:szCs w:val="22"/>
        </w:rPr>
      </w:pPr>
      <w:r>
        <w:rPr>
          <w:szCs w:val="22"/>
        </w:rPr>
        <w:t xml:space="preserve">Code chunks </w:t>
      </w:r>
      <w:r w:rsidR="00521D83">
        <w:rPr>
          <w:szCs w:val="22"/>
        </w:rPr>
        <w:t>must be</w:t>
      </w:r>
      <w:r>
        <w:rPr>
          <w:szCs w:val="22"/>
        </w:rPr>
        <w:t xml:space="preserve"> separate from Markdown text. To create a </w:t>
      </w:r>
      <w:r w:rsidR="000C21D9">
        <w:rPr>
          <w:szCs w:val="22"/>
        </w:rPr>
        <w:t xml:space="preserve">code </w:t>
      </w:r>
      <w:r w:rsidR="00521D83">
        <w:rPr>
          <w:szCs w:val="22"/>
        </w:rPr>
        <w:t xml:space="preserve">chunk, </w:t>
      </w:r>
      <w:r w:rsidR="000C21D9">
        <w:rPr>
          <w:szCs w:val="22"/>
        </w:rPr>
        <w:t>you can select the code chunk dropdown box and select the language you are working with.</w:t>
      </w:r>
    </w:p>
    <w:p w14:paraId="62ACC7FF" w14:textId="77777777" w:rsidR="000C21D9" w:rsidRDefault="000C21D9" w:rsidP="00C17C22">
      <w:pPr>
        <w:rPr>
          <w:szCs w:val="22"/>
        </w:rPr>
      </w:pPr>
    </w:p>
    <w:p w14:paraId="7C0C51D0" w14:textId="7435F2C7" w:rsidR="000C21D9" w:rsidRDefault="000C21D9" w:rsidP="00C17C22">
      <w:pPr>
        <w:rPr>
          <w:szCs w:val="22"/>
        </w:rPr>
      </w:pPr>
      <w:r w:rsidRPr="000C21D9">
        <w:rPr>
          <w:noProof/>
          <w:szCs w:val="22"/>
        </w:rPr>
        <w:drawing>
          <wp:inline distT="0" distB="0" distL="0" distR="0" wp14:anchorId="028429A7" wp14:editId="3990A4FA">
            <wp:extent cx="5943600" cy="2928620"/>
            <wp:effectExtent l="0" t="0" r="0" b="5080"/>
            <wp:docPr id="684163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63473" name="Picture 1" descr="A screenshot of a computer&#10;&#10;AI-generated content may be incorrect."/>
                    <pic:cNvPicPr/>
                  </pic:nvPicPr>
                  <pic:blipFill>
                    <a:blip r:embed="rId15"/>
                    <a:stretch>
                      <a:fillRect/>
                    </a:stretch>
                  </pic:blipFill>
                  <pic:spPr>
                    <a:xfrm>
                      <a:off x="0" y="0"/>
                      <a:ext cx="5943600" cy="2928620"/>
                    </a:xfrm>
                    <a:prstGeom prst="rect">
                      <a:avLst/>
                    </a:prstGeom>
                  </pic:spPr>
                </pic:pic>
              </a:graphicData>
            </a:graphic>
          </wp:inline>
        </w:drawing>
      </w:r>
    </w:p>
    <w:p w14:paraId="710DD1DA" w14:textId="77777777" w:rsidR="000C21D9" w:rsidRDefault="000C21D9" w:rsidP="00C17C22">
      <w:pPr>
        <w:rPr>
          <w:szCs w:val="22"/>
        </w:rPr>
      </w:pPr>
    </w:p>
    <w:p w14:paraId="26780708" w14:textId="28DF207F" w:rsidR="000C21D9" w:rsidRDefault="000C21D9" w:rsidP="00C17C22">
      <w:pPr>
        <w:rPr>
          <w:szCs w:val="22"/>
        </w:rPr>
      </w:pPr>
      <w:r>
        <w:rPr>
          <w:szCs w:val="22"/>
        </w:rPr>
        <w:t xml:space="preserve">Alternatively, and more conveniently, you can click </w:t>
      </w:r>
      <w:proofErr w:type="spellStart"/>
      <w:r>
        <w:rPr>
          <w:szCs w:val="22"/>
        </w:rPr>
        <w:t>option+command+I</w:t>
      </w:r>
      <w:proofErr w:type="spellEnd"/>
      <w:r>
        <w:rPr>
          <w:szCs w:val="22"/>
        </w:rPr>
        <w:t xml:space="preserve"> </w:t>
      </w:r>
      <w:proofErr w:type="spellStart"/>
      <w:r>
        <w:rPr>
          <w:szCs w:val="22"/>
        </w:rPr>
        <w:t>simulateneously</w:t>
      </w:r>
      <w:proofErr w:type="spellEnd"/>
      <w:r>
        <w:rPr>
          <w:szCs w:val="22"/>
        </w:rPr>
        <w:t xml:space="preserve"> on a Mac or </w:t>
      </w:r>
      <w:proofErr w:type="spellStart"/>
      <w:r>
        <w:rPr>
          <w:szCs w:val="22"/>
        </w:rPr>
        <w:t>Ctrl+Alt+I</w:t>
      </w:r>
      <w:proofErr w:type="spellEnd"/>
      <w:r>
        <w:rPr>
          <w:szCs w:val="22"/>
        </w:rPr>
        <w:t xml:space="preserve"> on Windows to quickly add a new code chunk.</w:t>
      </w:r>
    </w:p>
    <w:p w14:paraId="6B763DD2" w14:textId="77777777" w:rsidR="00E75712" w:rsidRDefault="00E75712" w:rsidP="00C17C22">
      <w:pPr>
        <w:rPr>
          <w:szCs w:val="22"/>
        </w:rPr>
      </w:pPr>
    </w:p>
    <w:p w14:paraId="41A2EB20" w14:textId="153B9E57" w:rsidR="00E75712" w:rsidRDefault="00E75712" w:rsidP="00C17C22">
      <w:pPr>
        <w:rPr>
          <w:szCs w:val="22"/>
        </w:rPr>
      </w:pPr>
      <w:r>
        <w:rPr>
          <w:szCs w:val="22"/>
        </w:rPr>
        <w:lastRenderedPageBreak/>
        <w:t xml:space="preserve">Code chunks are delineated with a ```{r} at the top and ```. Thus, you can simply type ```{r} to enclose the top, then the code, and then ``` to enclose the bottom. Once, the code is enclosed, the </w:t>
      </w:r>
    </w:p>
    <w:p w14:paraId="61B8541B" w14:textId="77777777" w:rsidR="000C21D9" w:rsidRDefault="000C21D9" w:rsidP="00C17C22">
      <w:pPr>
        <w:rPr>
          <w:szCs w:val="22"/>
        </w:rPr>
      </w:pPr>
    </w:p>
    <w:p w14:paraId="36D97320" w14:textId="535ED953" w:rsidR="00E75712" w:rsidRDefault="001C3FF6" w:rsidP="001C3FF6">
      <w:pPr>
        <w:pStyle w:val="ListParagraph"/>
        <w:numPr>
          <w:ilvl w:val="0"/>
          <w:numId w:val="9"/>
        </w:numPr>
        <w:rPr>
          <w:b/>
          <w:bCs/>
          <w:szCs w:val="22"/>
        </w:rPr>
      </w:pPr>
      <w:r>
        <w:rPr>
          <w:b/>
          <w:bCs/>
          <w:szCs w:val="22"/>
        </w:rPr>
        <w:t>Executing Code</w:t>
      </w:r>
    </w:p>
    <w:p w14:paraId="4C619CCD" w14:textId="3788719F" w:rsidR="001C3FF6" w:rsidRDefault="001C3FF6" w:rsidP="001C3FF6">
      <w:pPr>
        <w:pStyle w:val="ListParagraph"/>
        <w:ind w:left="360"/>
        <w:rPr>
          <w:szCs w:val="22"/>
        </w:rPr>
      </w:pPr>
      <w:r>
        <w:rPr>
          <w:szCs w:val="22"/>
        </w:rPr>
        <w:t>Code chunks can be run by selecting the green arrow button in the code chunk box (see example figure).</w:t>
      </w:r>
    </w:p>
    <w:p w14:paraId="5C742B3C" w14:textId="36647070" w:rsidR="001C3FF6" w:rsidRDefault="001C3FF6" w:rsidP="001C3FF6">
      <w:pPr>
        <w:pStyle w:val="ListParagraph"/>
        <w:ind w:left="360"/>
        <w:rPr>
          <w:szCs w:val="22"/>
        </w:rPr>
      </w:pPr>
    </w:p>
    <w:p w14:paraId="19C5A6D7" w14:textId="55EE3830" w:rsidR="001C3FF6" w:rsidRDefault="001C3FF6" w:rsidP="001C3FF6">
      <w:pPr>
        <w:pStyle w:val="ListParagraph"/>
        <w:ind w:left="360"/>
        <w:rPr>
          <w:b/>
          <w:bCs/>
          <w:szCs w:val="22"/>
        </w:rPr>
      </w:pPr>
      <w:r>
        <w:rPr>
          <w:noProof/>
          <w:szCs w:val="22"/>
        </w:rPr>
        <mc:AlternateContent>
          <mc:Choice Requires="wps">
            <w:drawing>
              <wp:anchor distT="0" distB="0" distL="114300" distR="114300" simplePos="0" relativeHeight="251676672" behindDoc="0" locked="0" layoutInCell="1" allowOverlap="1" wp14:anchorId="05A22B58" wp14:editId="3730FF65">
                <wp:simplePos x="0" y="0"/>
                <wp:positionH relativeFrom="column">
                  <wp:posOffset>5859780</wp:posOffset>
                </wp:positionH>
                <wp:positionV relativeFrom="paragraph">
                  <wp:posOffset>97762</wp:posOffset>
                </wp:positionV>
                <wp:extent cx="262393" cy="270344"/>
                <wp:effectExtent l="0" t="0" r="17145" b="9525"/>
                <wp:wrapNone/>
                <wp:docPr id="420138058" name="Oval 7"/>
                <wp:cNvGraphicFramePr/>
                <a:graphic xmlns:a="http://schemas.openxmlformats.org/drawingml/2006/main">
                  <a:graphicData uri="http://schemas.microsoft.com/office/word/2010/wordprocessingShape">
                    <wps:wsp>
                      <wps:cNvSpPr/>
                      <wps:spPr>
                        <a:xfrm>
                          <a:off x="0" y="0"/>
                          <a:ext cx="262393" cy="270344"/>
                        </a:xfrm>
                        <a:prstGeom prst="ellipse">
                          <a:avLst/>
                        </a:prstGeom>
                        <a:noFill/>
                        <a:ln>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312349" id="Oval 7" o:spid="_x0000_s1026" style="position:absolute;margin-left:461.4pt;margin-top:7.7pt;width:20.65pt;height:21.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" filled="f" strokecolor="#e00" strokeweight="1pt">
                <v:stroke joinstyle="miter"/>
              </v:oval>
            </w:pict>
          </mc:Fallback>
        </mc:AlternateContent>
      </w:r>
      <w:r w:rsidRPr="001C3FF6">
        <w:rPr>
          <w:szCs w:val="22"/>
        </w:rPr>
        <w:drawing>
          <wp:inline distT="0" distB="0" distL="0" distR="0" wp14:anchorId="019E8655" wp14:editId="052FA664">
            <wp:extent cx="5943600" cy="1273810"/>
            <wp:effectExtent l="0" t="0" r="0" b="0"/>
            <wp:docPr id="1817998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98294" name="Picture 1" descr="A screenshot of a computer&#10;&#10;AI-generated content may be incorrect."/>
                    <pic:cNvPicPr/>
                  </pic:nvPicPr>
                  <pic:blipFill>
                    <a:blip r:embed="rId16"/>
                    <a:stretch>
                      <a:fillRect/>
                    </a:stretch>
                  </pic:blipFill>
                  <pic:spPr>
                    <a:xfrm>
                      <a:off x="0" y="0"/>
                      <a:ext cx="5943600" cy="1273810"/>
                    </a:xfrm>
                    <a:prstGeom prst="rect">
                      <a:avLst/>
                    </a:prstGeom>
                  </pic:spPr>
                </pic:pic>
              </a:graphicData>
            </a:graphic>
          </wp:inline>
        </w:drawing>
      </w:r>
    </w:p>
    <w:p w14:paraId="0F368629" w14:textId="77777777" w:rsidR="001C3FF6" w:rsidRDefault="001C3FF6" w:rsidP="001C3FF6">
      <w:pPr>
        <w:pStyle w:val="ListParagraph"/>
        <w:ind w:left="360"/>
        <w:rPr>
          <w:b/>
          <w:bCs/>
          <w:szCs w:val="22"/>
        </w:rPr>
      </w:pPr>
    </w:p>
    <w:p w14:paraId="6C8C7BFB" w14:textId="7528B7CC" w:rsidR="001C3FF6" w:rsidRDefault="001C3FF6" w:rsidP="001C3FF6">
      <w:pPr>
        <w:pStyle w:val="ListParagraph"/>
        <w:ind w:left="360"/>
        <w:rPr>
          <w:szCs w:val="22"/>
        </w:rPr>
      </w:pPr>
      <w:r>
        <w:rPr>
          <w:szCs w:val="22"/>
        </w:rPr>
        <w:t xml:space="preserve">Alternatively, code within a chunk can be run line by line but placing the cursor on the line you want to run and then typing </w:t>
      </w:r>
      <w:proofErr w:type="spellStart"/>
      <w:r>
        <w:rPr>
          <w:szCs w:val="22"/>
        </w:rPr>
        <w:t>command+return</w:t>
      </w:r>
      <w:proofErr w:type="spellEnd"/>
      <w:r>
        <w:rPr>
          <w:szCs w:val="22"/>
        </w:rPr>
        <w:t xml:space="preserve"> on a Mac or </w:t>
      </w:r>
      <w:proofErr w:type="spellStart"/>
      <w:r>
        <w:rPr>
          <w:szCs w:val="22"/>
        </w:rPr>
        <w:t>Ctrl+Return</w:t>
      </w:r>
      <w:proofErr w:type="spellEnd"/>
      <w:r>
        <w:rPr>
          <w:szCs w:val="22"/>
        </w:rPr>
        <w:t xml:space="preserve"> on Windows.</w:t>
      </w:r>
    </w:p>
    <w:p w14:paraId="06BCC70A" w14:textId="77777777" w:rsidR="001C3FF6" w:rsidRDefault="001C3FF6" w:rsidP="001C3FF6">
      <w:pPr>
        <w:pStyle w:val="ListParagraph"/>
        <w:ind w:left="360"/>
        <w:rPr>
          <w:szCs w:val="22"/>
        </w:rPr>
      </w:pPr>
    </w:p>
    <w:p w14:paraId="2A344946" w14:textId="2545F08C" w:rsidR="001C3FF6" w:rsidRDefault="001C3FF6" w:rsidP="001C3FF6">
      <w:pPr>
        <w:pStyle w:val="ListParagraph"/>
        <w:ind w:left="360"/>
        <w:rPr>
          <w:szCs w:val="22"/>
        </w:rPr>
      </w:pPr>
      <w:r>
        <w:rPr>
          <w:szCs w:val="22"/>
        </w:rPr>
        <w:t>When code is run in R Notebooks, if there is any output (plots, tables, etc.), these will show up in line just below the code chunk. If you run line by line, each time you run a line this will update what is represented</w:t>
      </w:r>
      <w:r w:rsidR="00CE531E">
        <w:rPr>
          <w:szCs w:val="22"/>
        </w:rPr>
        <w:t>. For example, if you have a chunk of code that has a line calculating variance stabilizing transformation and a separate line plotting a PCA from that, if you run the whole chunk, it will run the calculation and then plot the PCA under the code chunk. If you go back and run just the VST calculation line, the plot will disappear unless you rerun the line of code for plotting.</w:t>
      </w:r>
    </w:p>
    <w:p w14:paraId="6E34A48A" w14:textId="77777777" w:rsidR="00CE531E" w:rsidRDefault="00CE531E" w:rsidP="001C3FF6">
      <w:pPr>
        <w:pStyle w:val="ListParagraph"/>
        <w:ind w:left="360"/>
        <w:rPr>
          <w:szCs w:val="22"/>
        </w:rPr>
      </w:pPr>
    </w:p>
    <w:p w14:paraId="3325F65C" w14:textId="77777777" w:rsidR="00CE531E" w:rsidRPr="001C3FF6" w:rsidRDefault="00CE531E" w:rsidP="001C3FF6">
      <w:pPr>
        <w:pStyle w:val="ListParagraph"/>
        <w:ind w:left="360"/>
        <w:rPr>
          <w:szCs w:val="22"/>
        </w:rPr>
      </w:pPr>
    </w:p>
    <w:sectPr w:rsidR="00CE531E" w:rsidRPr="001C3FF6" w:rsidSect="0012700F">
      <w:pgSz w:w="12240" w:h="15840"/>
      <w:pgMar w:top="1440" w:right="1440" w:bottom="106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E9234E"/>
    <w:multiLevelType w:val="multilevel"/>
    <w:tmpl w:val="BF080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824471"/>
    <w:multiLevelType w:val="hybridMultilevel"/>
    <w:tmpl w:val="D976FE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B0C39"/>
    <w:multiLevelType w:val="hybridMultilevel"/>
    <w:tmpl w:val="4A6EE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5BC71D1"/>
    <w:multiLevelType w:val="hybridMultilevel"/>
    <w:tmpl w:val="7D5815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DF0974"/>
    <w:multiLevelType w:val="multilevel"/>
    <w:tmpl w:val="BF080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CC0E75"/>
    <w:multiLevelType w:val="hybridMultilevel"/>
    <w:tmpl w:val="B6EC2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8D2319"/>
    <w:multiLevelType w:val="hybridMultilevel"/>
    <w:tmpl w:val="50B8280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6FE7299"/>
    <w:multiLevelType w:val="multilevel"/>
    <w:tmpl w:val="BF080E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6B3804F7"/>
    <w:multiLevelType w:val="hybridMultilevel"/>
    <w:tmpl w:val="64743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ED7D6F"/>
    <w:multiLevelType w:val="hybridMultilevel"/>
    <w:tmpl w:val="B95469EC"/>
    <w:lvl w:ilvl="0" w:tplc="0FD22C54">
      <w:start w:val="1"/>
      <w:numFmt w:val="decimal"/>
      <w:lvlText w:val="%1."/>
      <w:lvlJc w:val="left"/>
      <w:pPr>
        <w:tabs>
          <w:tab w:val="num" w:pos="720"/>
        </w:tabs>
        <w:ind w:left="720" w:hanging="360"/>
      </w:pPr>
    </w:lvl>
    <w:lvl w:ilvl="1" w:tplc="1618F15E">
      <w:numFmt w:val="bullet"/>
      <w:lvlText w:val="–"/>
      <w:lvlJc w:val="left"/>
      <w:pPr>
        <w:tabs>
          <w:tab w:val="num" w:pos="1440"/>
        </w:tabs>
        <w:ind w:left="1440" w:hanging="360"/>
      </w:pPr>
      <w:rPr>
        <w:rFonts w:ascii="Arial" w:hAnsi="Arial" w:hint="default"/>
      </w:rPr>
    </w:lvl>
    <w:lvl w:ilvl="2" w:tplc="5D342528" w:tentative="1">
      <w:start w:val="1"/>
      <w:numFmt w:val="decimal"/>
      <w:lvlText w:val="%3."/>
      <w:lvlJc w:val="left"/>
      <w:pPr>
        <w:tabs>
          <w:tab w:val="num" w:pos="2160"/>
        </w:tabs>
        <w:ind w:left="2160" w:hanging="360"/>
      </w:pPr>
    </w:lvl>
    <w:lvl w:ilvl="3" w:tplc="E8D82656" w:tentative="1">
      <w:start w:val="1"/>
      <w:numFmt w:val="decimal"/>
      <w:lvlText w:val="%4."/>
      <w:lvlJc w:val="left"/>
      <w:pPr>
        <w:tabs>
          <w:tab w:val="num" w:pos="2880"/>
        </w:tabs>
        <w:ind w:left="2880" w:hanging="360"/>
      </w:pPr>
    </w:lvl>
    <w:lvl w:ilvl="4" w:tplc="017C48EE" w:tentative="1">
      <w:start w:val="1"/>
      <w:numFmt w:val="decimal"/>
      <w:lvlText w:val="%5."/>
      <w:lvlJc w:val="left"/>
      <w:pPr>
        <w:tabs>
          <w:tab w:val="num" w:pos="3600"/>
        </w:tabs>
        <w:ind w:left="3600" w:hanging="360"/>
      </w:pPr>
    </w:lvl>
    <w:lvl w:ilvl="5" w:tplc="2AB4B9DE" w:tentative="1">
      <w:start w:val="1"/>
      <w:numFmt w:val="decimal"/>
      <w:lvlText w:val="%6."/>
      <w:lvlJc w:val="left"/>
      <w:pPr>
        <w:tabs>
          <w:tab w:val="num" w:pos="4320"/>
        </w:tabs>
        <w:ind w:left="4320" w:hanging="360"/>
      </w:pPr>
    </w:lvl>
    <w:lvl w:ilvl="6" w:tplc="F71815CE" w:tentative="1">
      <w:start w:val="1"/>
      <w:numFmt w:val="decimal"/>
      <w:lvlText w:val="%7."/>
      <w:lvlJc w:val="left"/>
      <w:pPr>
        <w:tabs>
          <w:tab w:val="num" w:pos="5040"/>
        </w:tabs>
        <w:ind w:left="5040" w:hanging="360"/>
      </w:pPr>
    </w:lvl>
    <w:lvl w:ilvl="7" w:tplc="01AC8B74" w:tentative="1">
      <w:start w:val="1"/>
      <w:numFmt w:val="decimal"/>
      <w:lvlText w:val="%8."/>
      <w:lvlJc w:val="left"/>
      <w:pPr>
        <w:tabs>
          <w:tab w:val="num" w:pos="5760"/>
        </w:tabs>
        <w:ind w:left="5760" w:hanging="360"/>
      </w:pPr>
    </w:lvl>
    <w:lvl w:ilvl="8" w:tplc="5F8AA72A" w:tentative="1">
      <w:start w:val="1"/>
      <w:numFmt w:val="decimal"/>
      <w:lvlText w:val="%9."/>
      <w:lvlJc w:val="left"/>
      <w:pPr>
        <w:tabs>
          <w:tab w:val="num" w:pos="6480"/>
        </w:tabs>
        <w:ind w:left="6480" w:hanging="360"/>
      </w:pPr>
    </w:lvl>
  </w:abstractNum>
  <w:abstractNum w:abstractNumId="10" w15:restartNumberingAfterBreak="0">
    <w:nsid w:val="76393C11"/>
    <w:multiLevelType w:val="hybridMultilevel"/>
    <w:tmpl w:val="143E0D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5765657">
    <w:abstractNumId w:val="10"/>
  </w:num>
  <w:num w:numId="2" w16cid:durableId="715158474">
    <w:abstractNumId w:val="5"/>
  </w:num>
  <w:num w:numId="3" w16cid:durableId="859470760">
    <w:abstractNumId w:val="2"/>
  </w:num>
  <w:num w:numId="4" w16cid:durableId="892811310">
    <w:abstractNumId w:val="8"/>
  </w:num>
  <w:num w:numId="5" w16cid:durableId="978463949">
    <w:abstractNumId w:val="1"/>
  </w:num>
  <w:num w:numId="6" w16cid:durableId="123546965">
    <w:abstractNumId w:val="3"/>
  </w:num>
  <w:num w:numId="7" w16cid:durableId="1765419274">
    <w:abstractNumId w:val="7"/>
  </w:num>
  <w:num w:numId="8" w16cid:durableId="795608708">
    <w:abstractNumId w:val="4"/>
  </w:num>
  <w:num w:numId="9" w16cid:durableId="1224561830">
    <w:abstractNumId w:val="6"/>
  </w:num>
  <w:num w:numId="10" w16cid:durableId="1549878106">
    <w:abstractNumId w:val="0"/>
  </w:num>
  <w:num w:numId="11" w16cid:durableId="9248016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083"/>
    <w:rsid w:val="000258B5"/>
    <w:rsid w:val="00031F4A"/>
    <w:rsid w:val="00034157"/>
    <w:rsid w:val="000377CB"/>
    <w:rsid w:val="000C21D9"/>
    <w:rsid w:val="00103E0C"/>
    <w:rsid w:val="0011286B"/>
    <w:rsid w:val="00122CFA"/>
    <w:rsid w:val="0012700F"/>
    <w:rsid w:val="00132ED2"/>
    <w:rsid w:val="001512EA"/>
    <w:rsid w:val="00172CB4"/>
    <w:rsid w:val="00186007"/>
    <w:rsid w:val="001A3CCB"/>
    <w:rsid w:val="001A6067"/>
    <w:rsid w:val="001A6ED6"/>
    <w:rsid w:val="001C3FF6"/>
    <w:rsid w:val="001C419D"/>
    <w:rsid w:val="001C7533"/>
    <w:rsid w:val="001E5594"/>
    <w:rsid w:val="00246289"/>
    <w:rsid w:val="00264791"/>
    <w:rsid w:val="002728D2"/>
    <w:rsid w:val="002752DD"/>
    <w:rsid w:val="0028522F"/>
    <w:rsid w:val="002A6282"/>
    <w:rsid w:val="002D5FD2"/>
    <w:rsid w:val="002F353C"/>
    <w:rsid w:val="003006D8"/>
    <w:rsid w:val="0032494F"/>
    <w:rsid w:val="003267CB"/>
    <w:rsid w:val="00350462"/>
    <w:rsid w:val="00365DAA"/>
    <w:rsid w:val="003A531C"/>
    <w:rsid w:val="003C279D"/>
    <w:rsid w:val="003C531D"/>
    <w:rsid w:val="003F08AC"/>
    <w:rsid w:val="00402A35"/>
    <w:rsid w:val="0045370F"/>
    <w:rsid w:val="00466E49"/>
    <w:rsid w:val="00470FFE"/>
    <w:rsid w:val="0048136F"/>
    <w:rsid w:val="0049378C"/>
    <w:rsid w:val="004A03DC"/>
    <w:rsid w:val="00521D83"/>
    <w:rsid w:val="00525611"/>
    <w:rsid w:val="00527467"/>
    <w:rsid w:val="005673F0"/>
    <w:rsid w:val="005B6E2A"/>
    <w:rsid w:val="005C1906"/>
    <w:rsid w:val="005F22A1"/>
    <w:rsid w:val="005F4CF9"/>
    <w:rsid w:val="00603807"/>
    <w:rsid w:val="00605F44"/>
    <w:rsid w:val="0063113B"/>
    <w:rsid w:val="00660D08"/>
    <w:rsid w:val="006966E2"/>
    <w:rsid w:val="006A3853"/>
    <w:rsid w:val="006A4580"/>
    <w:rsid w:val="006B5F17"/>
    <w:rsid w:val="006D3A90"/>
    <w:rsid w:val="007409BD"/>
    <w:rsid w:val="00745BD0"/>
    <w:rsid w:val="00751DB6"/>
    <w:rsid w:val="00751FF8"/>
    <w:rsid w:val="00761AD8"/>
    <w:rsid w:val="007A0C89"/>
    <w:rsid w:val="007C03E6"/>
    <w:rsid w:val="007C2587"/>
    <w:rsid w:val="008031BB"/>
    <w:rsid w:val="00805BF5"/>
    <w:rsid w:val="00825B10"/>
    <w:rsid w:val="008551B2"/>
    <w:rsid w:val="00855EC6"/>
    <w:rsid w:val="008626F0"/>
    <w:rsid w:val="00867F99"/>
    <w:rsid w:val="00884893"/>
    <w:rsid w:val="008A01E0"/>
    <w:rsid w:val="008D02C9"/>
    <w:rsid w:val="008D6529"/>
    <w:rsid w:val="008E307F"/>
    <w:rsid w:val="0090775C"/>
    <w:rsid w:val="00917D0B"/>
    <w:rsid w:val="00960730"/>
    <w:rsid w:val="00970C57"/>
    <w:rsid w:val="009755EF"/>
    <w:rsid w:val="00995186"/>
    <w:rsid w:val="009A029F"/>
    <w:rsid w:val="009B3499"/>
    <w:rsid w:val="009B43CA"/>
    <w:rsid w:val="009B64BF"/>
    <w:rsid w:val="009C2903"/>
    <w:rsid w:val="009D6260"/>
    <w:rsid w:val="009D6A7F"/>
    <w:rsid w:val="00A042F3"/>
    <w:rsid w:val="00A30883"/>
    <w:rsid w:val="00A67265"/>
    <w:rsid w:val="00A710F6"/>
    <w:rsid w:val="00A842DF"/>
    <w:rsid w:val="00A97936"/>
    <w:rsid w:val="00AA73D2"/>
    <w:rsid w:val="00AB5BB9"/>
    <w:rsid w:val="00AF1DE5"/>
    <w:rsid w:val="00B810D9"/>
    <w:rsid w:val="00B825A0"/>
    <w:rsid w:val="00B82C42"/>
    <w:rsid w:val="00BA6994"/>
    <w:rsid w:val="00BE193D"/>
    <w:rsid w:val="00BE230D"/>
    <w:rsid w:val="00C13842"/>
    <w:rsid w:val="00C17C22"/>
    <w:rsid w:val="00C6069E"/>
    <w:rsid w:val="00C7041E"/>
    <w:rsid w:val="00C94B26"/>
    <w:rsid w:val="00C9508E"/>
    <w:rsid w:val="00CA4873"/>
    <w:rsid w:val="00CA59BB"/>
    <w:rsid w:val="00CB6505"/>
    <w:rsid w:val="00CC002C"/>
    <w:rsid w:val="00CD30B4"/>
    <w:rsid w:val="00CE531E"/>
    <w:rsid w:val="00D06216"/>
    <w:rsid w:val="00D22C21"/>
    <w:rsid w:val="00D32126"/>
    <w:rsid w:val="00D42989"/>
    <w:rsid w:val="00D55F02"/>
    <w:rsid w:val="00D65FD0"/>
    <w:rsid w:val="00DC1D33"/>
    <w:rsid w:val="00DE1092"/>
    <w:rsid w:val="00E01926"/>
    <w:rsid w:val="00E03083"/>
    <w:rsid w:val="00E45D88"/>
    <w:rsid w:val="00E70EB5"/>
    <w:rsid w:val="00E74415"/>
    <w:rsid w:val="00E75712"/>
    <w:rsid w:val="00EB15A0"/>
    <w:rsid w:val="00FA1DAD"/>
    <w:rsid w:val="00FA3EB5"/>
    <w:rsid w:val="00FA7199"/>
    <w:rsid w:val="00FC0E03"/>
    <w:rsid w:val="00FF14BD"/>
    <w:rsid w:val="00FF7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280D"/>
  <w15:chartTrackingRefBased/>
  <w15:docId w15:val="{DCB911A4-7D90-744D-B9B1-3ADEE213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imes New Roman (Body CS)"/>
        <w:kern w:val="2"/>
        <w:sz w:val="22"/>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30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30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308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308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0308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unhideWhenUsed/>
    <w:qFormat/>
    <w:rsid w:val="00E0308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0308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0308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0308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0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30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308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308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0308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rsid w:val="00E0308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0308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0308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0308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0308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0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308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308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030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03083"/>
    <w:rPr>
      <w:i/>
      <w:iCs/>
      <w:color w:val="404040" w:themeColor="text1" w:themeTint="BF"/>
    </w:rPr>
  </w:style>
  <w:style w:type="paragraph" w:styleId="ListParagraph">
    <w:name w:val="List Paragraph"/>
    <w:basedOn w:val="Normal"/>
    <w:uiPriority w:val="34"/>
    <w:qFormat/>
    <w:rsid w:val="00E03083"/>
    <w:pPr>
      <w:ind w:left="720"/>
      <w:contextualSpacing/>
    </w:pPr>
  </w:style>
  <w:style w:type="character" w:styleId="IntenseEmphasis">
    <w:name w:val="Intense Emphasis"/>
    <w:basedOn w:val="DefaultParagraphFont"/>
    <w:uiPriority w:val="21"/>
    <w:qFormat/>
    <w:rsid w:val="00E03083"/>
    <w:rPr>
      <w:i/>
      <w:iCs/>
      <w:color w:val="0F4761" w:themeColor="accent1" w:themeShade="BF"/>
    </w:rPr>
  </w:style>
  <w:style w:type="paragraph" w:styleId="IntenseQuote">
    <w:name w:val="Intense Quote"/>
    <w:basedOn w:val="Normal"/>
    <w:next w:val="Normal"/>
    <w:link w:val="IntenseQuoteChar"/>
    <w:uiPriority w:val="30"/>
    <w:qFormat/>
    <w:rsid w:val="00E030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3083"/>
    <w:rPr>
      <w:i/>
      <w:iCs/>
      <w:color w:val="0F4761" w:themeColor="accent1" w:themeShade="BF"/>
    </w:rPr>
  </w:style>
  <w:style w:type="character" w:styleId="IntenseReference">
    <w:name w:val="Intense Reference"/>
    <w:basedOn w:val="DefaultParagraphFont"/>
    <w:uiPriority w:val="32"/>
    <w:qFormat/>
    <w:rsid w:val="00E03083"/>
    <w:rPr>
      <w:b/>
      <w:bCs/>
      <w:smallCaps/>
      <w:color w:val="0F4761" w:themeColor="accent1" w:themeShade="BF"/>
      <w:spacing w:val="5"/>
    </w:rPr>
  </w:style>
  <w:style w:type="character" w:styleId="Hyperlink">
    <w:name w:val="Hyperlink"/>
    <w:basedOn w:val="DefaultParagraphFont"/>
    <w:uiPriority w:val="99"/>
    <w:unhideWhenUsed/>
    <w:rsid w:val="00C9508E"/>
    <w:rPr>
      <w:color w:val="467886" w:themeColor="hyperlink"/>
      <w:u w:val="single"/>
    </w:rPr>
  </w:style>
  <w:style w:type="character" w:styleId="UnresolvedMention">
    <w:name w:val="Unresolved Mention"/>
    <w:basedOn w:val="DefaultParagraphFont"/>
    <w:uiPriority w:val="99"/>
    <w:semiHidden/>
    <w:unhideWhenUsed/>
    <w:rsid w:val="00C9508E"/>
    <w:rPr>
      <w:color w:val="605E5C"/>
      <w:shd w:val="clear" w:color="auto" w:fill="E1DFDD"/>
    </w:rPr>
  </w:style>
  <w:style w:type="character" w:styleId="FollowedHyperlink">
    <w:name w:val="FollowedHyperlink"/>
    <w:basedOn w:val="DefaultParagraphFont"/>
    <w:uiPriority w:val="99"/>
    <w:semiHidden/>
    <w:unhideWhenUsed/>
    <w:rsid w:val="00C9508E"/>
    <w:rPr>
      <w:color w:val="96607D" w:themeColor="followedHyperlink"/>
      <w:u w:val="single"/>
    </w:rPr>
  </w:style>
  <w:style w:type="paragraph" w:styleId="HTMLPreformatted">
    <w:name w:val="HTML Preformatted"/>
    <w:basedOn w:val="Normal"/>
    <w:link w:val="HTMLPreformattedChar"/>
    <w:uiPriority w:val="99"/>
    <w:semiHidden/>
    <w:unhideWhenUsed/>
    <w:rsid w:val="00CA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A59B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A59BB"/>
    <w:rPr>
      <w:rFonts w:ascii="Courier New" w:eastAsia="Times New Roman" w:hAnsi="Courier New" w:cs="Courier New"/>
      <w:sz w:val="20"/>
      <w:szCs w:val="20"/>
    </w:rPr>
  </w:style>
  <w:style w:type="character" w:styleId="Emphasis">
    <w:name w:val="Emphasis"/>
    <w:basedOn w:val="DefaultParagraphFont"/>
    <w:uiPriority w:val="20"/>
    <w:qFormat/>
    <w:rsid w:val="00CA59BB"/>
    <w:rPr>
      <w:i/>
      <w:iCs/>
    </w:rPr>
  </w:style>
  <w:style w:type="character" w:customStyle="1" w:styleId="apple-converted-space">
    <w:name w:val="apple-converted-space"/>
    <w:basedOn w:val="DefaultParagraphFont"/>
    <w:rsid w:val="00CA59BB"/>
  </w:style>
  <w:style w:type="character" w:styleId="Strong">
    <w:name w:val="Strong"/>
    <w:basedOn w:val="DefaultParagraphFont"/>
    <w:uiPriority w:val="22"/>
    <w:qFormat/>
    <w:rsid w:val="00CA59BB"/>
    <w:rPr>
      <w:b/>
      <w:bCs/>
    </w:rPr>
  </w:style>
  <w:style w:type="paragraph" w:styleId="NormalWeb">
    <w:name w:val="Normal (Web)"/>
    <w:basedOn w:val="Normal"/>
    <w:uiPriority w:val="99"/>
    <w:semiHidden/>
    <w:unhideWhenUsed/>
    <w:rsid w:val="00C17C22"/>
    <w:pPr>
      <w:spacing w:before="100" w:beforeAutospacing="1" w:after="100" w:afterAutospacing="1"/>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studio.github.io/cheatsheets/html/rmarkdow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denDekker</dc:creator>
  <cp:keywords/>
  <dc:description/>
  <cp:lastModifiedBy>Aaron denDekker</cp:lastModifiedBy>
  <cp:revision>4</cp:revision>
  <cp:lastPrinted>2025-10-27T21:22:00Z</cp:lastPrinted>
  <dcterms:created xsi:type="dcterms:W3CDTF">2025-10-27T21:22:00Z</dcterms:created>
  <dcterms:modified xsi:type="dcterms:W3CDTF">2025-10-30T15:26:00Z</dcterms:modified>
</cp:coreProperties>
</file>